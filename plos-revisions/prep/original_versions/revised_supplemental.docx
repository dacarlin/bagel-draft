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1947B872" w:rsidR="00B24FF3" w:rsidRPr="001E61A8" w:rsidRDefault="00B24FF3">
      <w:pPr>
        <w:spacing w:line="480" w:lineRule="auto"/>
      </w:pPr>
      <w:r w:rsidRPr="001E61A8">
        <w:t>Dylan Alexander Carlin</w:t>
      </w:r>
      <w:r w:rsidRPr="001E61A8">
        <w:rPr>
          <w:vertAlign w:val="superscript"/>
        </w:rPr>
        <w:t>1</w:t>
      </w:r>
      <w:r w:rsidR="007B199A">
        <w:rPr>
          <w:vertAlign w:val="superscript"/>
        </w:rPr>
        <w:t>*</w:t>
      </w:r>
      <w:r w:rsidRPr="001E61A8">
        <w:t>, Ryan W. Caster</w:t>
      </w:r>
      <w:r w:rsidRPr="001E61A8">
        <w:rPr>
          <w:vertAlign w:val="superscript"/>
        </w:rPr>
        <w:t>2</w:t>
      </w:r>
      <w:r w:rsidR="007B199A">
        <w:rPr>
          <w:vertAlign w:val="superscript"/>
        </w:rPr>
        <w:t>*</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w:t>
      </w:r>
      <w:r w:rsidR="002C0338">
        <w:t>s</w:t>
      </w:r>
      <w:r w:rsidRPr="001E61A8">
        <w:t>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34A76AD1" w:rsidR="00B54DDD" w:rsidRPr="001E61A8" w:rsidRDefault="00B54DDD">
      <w:pPr>
        <w:spacing w:line="480" w:lineRule="auto"/>
      </w:pPr>
      <w:del w:id="0" w:author="Alex" w:date="2015-11-24T14:31:00Z">
        <w:r w:rsidRPr="001E61A8" w:rsidDel="000212C6">
          <w:delText>Supplemental Table 1</w:delText>
        </w:r>
      </w:del>
      <w:ins w:id="1" w:author="Alex" w:date="2015-11-24T14:31:00Z">
        <w:r w:rsidR="000212C6">
          <w:t>S1 Table</w:t>
        </w:r>
      </w:ins>
      <w:r w:rsidR="000723CA">
        <w:t>: L</w:t>
      </w:r>
      <w:r w:rsidRPr="001E61A8">
        <w:t>ist of mutants</w:t>
      </w:r>
    </w:p>
    <w:p w14:paraId="16B0A470" w14:textId="2ADE59F9" w:rsidR="00B54DDD" w:rsidRPr="001E61A8" w:rsidRDefault="000212C6">
      <w:pPr>
        <w:spacing w:line="480" w:lineRule="auto"/>
      </w:pPr>
      <w:ins w:id="2" w:author="Alex" w:date="2015-11-24T14:32:00Z">
        <w:r>
          <w:t xml:space="preserve">S2 </w:t>
        </w:r>
      </w:ins>
      <w:del w:id="3" w:author="Alex" w:date="2015-11-24T14:32:00Z">
        <w:r w:rsidR="00B54DDD" w:rsidRPr="001E61A8" w:rsidDel="000212C6">
          <w:delText>Sup</w:delText>
        </w:r>
        <w:r w:rsidR="00BC3450" w:rsidRPr="001E61A8" w:rsidDel="000212C6">
          <w:delText>plemental Figure 1</w:delText>
        </w:r>
      </w:del>
      <w:ins w:id="4" w:author="Alex" w:date="2015-11-24T14:32:00Z">
        <w:r>
          <w:t>Fig</w:t>
        </w:r>
      </w:ins>
      <w:r w:rsidR="000723CA">
        <w:t>:</w:t>
      </w:r>
      <w:r w:rsidR="00BC3450" w:rsidRPr="001E61A8">
        <w:t xml:space="preserve"> Gel images</w:t>
      </w:r>
    </w:p>
    <w:p w14:paraId="11A11F14" w14:textId="1EF875CA" w:rsidR="00B54DDD" w:rsidRPr="001E61A8" w:rsidRDefault="000212C6">
      <w:pPr>
        <w:spacing w:line="480" w:lineRule="auto"/>
      </w:pPr>
      <w:ins w:id="5" w:author="Alex" w:date="2015-11-24T14:32:00Z">
        <w:r>
          <w:t xml:space="preserve">S3 </w:t>
        </w:r>
      </w:ins>
      <w:del w:id="6" w:author="Alex" w:date="2015-11-24T14:33:00Z">
        <w:r w:rsidR="00B54DDD" w:rsidRPr="001E61A8" w:rsidDel="000212C6">
          <w:delText>Supplemental Figure 2</w:delText>
        </w:r>
      </w:del>
      <w:ins w:id="7" w:author="Alex" w:date="2015-11-24T14:33:00Z">
        <w:r>
          <w:t>Fig</w:t>
        </w:r>
      </w:ins>
      <w:r w:rsidR="000723CA">
        <w:t xml:space="preserve">: </w:t>
      </w:r>
      <w:r w:rsidR="00B54DDD" w:rsidRPr="001E61A8">
        <w:t>Q19A and R240A</w:t>
      </w:r>
    </w:p>
    <w:p w14:paraId="1EABB782" w14:textId="67C65F4B" w:rsidR="002D3E27" w:rsidRPr="001E61A8" w:rsidRDefault="000212C6">
      <w:pPr>
        <w:spacing w:line="480" w:lineRule="auto"/>
      </w:pPr>
      <w:ins w:id="8" w:author="Alex" w:date="2015-11-24T14:32:00Z">
        <w:r>
          <w:t xml:space="preserve">S4 </w:t>
        </w:r>
      </w:ins>
      <w:del w:id="9" w:author="Alex" w:date="2015-11-24T14:33:00Z">
        <w:r w:rsidR="00B54DDD" w:rsidRPr="001E61A8" w:rsidDel="000212C6">
          <w:delText>Supplemental Table 2</w:delText>
        </w:r>
      </w:del>
      <w:ins w:id="10" w:author="Alex" w:date="2015-11-24T14:33:00Z">
        <w:r>
          <w:t>Table</w:t>
        </w:r>
      </w:ins>
      <w:r w:rsidR="000723CA">
        <w:t xml:space="preserve">: </w:t>
      </w:r>
      <w:r w:rsidR="00B54DDD" w:rsidRPr="001E61A8">
        <w:t>PCC and SRC values</w:t>
      </w:r>
    </w:p>
    <w:p w14:paraId="3EDB2CA4" w14:textId="270ACF94" w:rsidR="00B54DDD" w:rsidRDefault="000212C6">
      <w:pPr>
        <w:spacing w:line="480" w:lineRule="auto"/>
      </w:pPr>
      <w:ins w:id="11" w:author="Alex" w:date="2015-11-24T14:32:00Z">
        <w:r>
          <w:t xml:space="preserve">S5 </w:t>
        </w:r>
      </w:ins>
      <w:del w:id="12" w:author="Alex" w:date="2015-11-24T14:33:00Z">
        <w:r w:rsidR="002D3E27" w:rsidRPr="001E61A8" w:rsidDel="000212C6">
          <w:delText>Supplemental Figure 3</w:delText>
        </w:r>
      </w:del>
      <w:ins w:id="13" w:author="Alex" w:date="2015-11-24T14:33:00Z">
        <w:r>
          <w:t>Fig</w:t>
        </w:r>
      </w:ins>
      <w:r w:rsidR="000723CA">
        <w:t>: D</w:t>
      </w:r>
      <w:r w:rsidR="002D3E27" w:rsidRPr="001E61A8">
        <w:t>ia</w:t>
      </w:r>
      <w:r w:rsidR="00846297">
        <w:t>gnostic plots for all mutants</w:t>
      </w:r>
    </w:p>
    <w:p w14:paraId="78C1024A" w14:textId="3B40149D" w:rsidR="00933AFC" w:rsidRDefault="000212C6">
      <w:pPr>
        <w:spacing w:line="480" w:lineRule="auto"/>
      </w:pPr>
      <w:ins w:id="14" w:author="Alex" w:date="2015-11-24T14:32:00Z">
        <w:r>
          <w:t xml:space="preserve">S6 </w:t>
        </w:r>
      </w:ins>
      <w:del w:id="15" w:author="Alex" w:date="2015-11-24T14:33:00Z">
        <w:r w:rsidR="00933AFC" w:rsidDel="000212C6">
          <w:delText>Supplemental Figure 4</w:delText>
        </w:r>
      </w:del>
      <w:ins w:id="16" w:author="Alex" w:date="2015-11-24T14:33:00Z">
        <w:r>
          <w:t>Fig</w:t>
        </w:r>
      </w:ins>
      <w:r w:rsidR="000723CA">
        <w:t xml:space="preserve">: </w:t>
      </w:r>
      <w:r w:rsidR="00933AFC" w:rsidRPr="00933AFC">
        <w:rPr>
          <w:i/>
        </w:rPr>
        <w:t>k</w:t>
      </w:r>
      <w:r w:rsidR="00933AFC" w:rsidRPr="00933AFC">
        <w:rPr>
          <w:vertAlign w:val="subscript"/>
        </w:rPr>
        <w:t>cat</w:t>
      </w:r>
      <w:r w:rsidR="00933AFC">
        <w:t xml:space="preserve"> vs. K</w:t>
      </w:r>
      <w:r w:rsidR="00933AFC" w:rsidRPr="00933AFC">
        <w:rPr>
          <w:vertAlign w:val="subscript"/>
        </w:rPr>
        <w:t>M</w:t>
      </w:r>
      <w:r w:rsidR="00933AFC">
        <w:t xml:space="preserve"> plot</w:t>
      </w:r>
    </w:p>
    <w:p w14:paraId="4B678E5C" w14:textId="1C7FA525" w:rsidR="002A56A8" w:rsidRPr="001E61A8" w:rsidRDefault="000212C6">
      <w:pPr>
        <w:spacing w:line="480" w:lineRule="auto"/>
      </w:pPr>
      <w:ins w:id="17" w:author="Alex" w:date="2015-11-24T14:32:00Z">
        <w:r>
          <w:t xml:space="preserve">S7 </w:t>
        </w:r>
      </w:ins>
      <w:del w:id="18" w:author="Alex" w:date="2015-11-24T14:33:00Z">
        <w:r w:rsidR="002A56A8" w:rsidDel="000212C6">
          <w:delText>Supplemental Table 3</w:delText>
        </w:r>
      </w:del>
      <w:ins w:id="19" w:author="Alex" w:date="2015-11-24T14:33:00Z">
        <w:r>
          <w:t>Table</w:t>
        </w:r>
      </w:ins>
      <w:r w:rsidR="002A56A8">
        <w:t xml:space="preserve">: Conservation analysis </w:t>
      </w:r>
    </w:p>
    <w:p w14:paraId="658E1BD5" w14:textId="57659B94" w:rsidR="00B24FF3" w:rsidRDefault="000212C6">
      <w:pPr>
        <w:spacing w:line="480" w:lineRule="auto"/>
        <w:rPr>
          <w:ins w:id="20" w:author="Alex" w:date="2015-11-24T14:32:00Z"/>
        </w:rPr>
      </w:pPr>
      <w:ins w:id="21" w:author="Alex" w:date="2015-11-24T14:32:00Z">
        <w:r>
          <w:t xml:space="preserve">S8 </w:t>
        </w:r>
      </w:ins>
      <w:ins w:id="22" w:author="Alex" w:date="2015-11-24T14:33:00Z">
        <w:r>
          <w:t>Text: Materials and methods</w:t>
        </w:r>
      </w:ins>
      <w:del w:id="23" w:author="Alex" w:date="2015-11-24T14:33:00Z">
        <w:r w:rsidR="00B54DDD" w:rsidRPr="001E61A8" w:rsidDel="000212C6">
          <w:delText xml:space="preserve">Supplemental materials and methods </w:delText>
        </w:r>
      </w:del>
    </w:p>
    <w:p w14:paraId="5F600B5E" w14:textId="37CF022F" w:rsidR="000212C6" w:rsidRPr="001E61A8" w:rsidRDefault="000212C6">
      <w:pPr>
        <w:spacing w:line="480" w:lineRule="auto"/>
      </w:pPr>
      <w:ins w:id="24" w:author="Alex" w:date="2015-11-24T14:32:00Z">
        <w:r>
          <w:t>S9 Fig</w:t>
        </w:r>
      </w:ins>
      <w:ins w:id="25" w:author="Alex" w:date="2015-11-24T14:34:00Z">
        <w:r>
          <w:t xml:space="preserve">: Cross-validation </w:t>
        </w:r>
      </w:ins>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lastRenderedPageBreak/>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6CB5363" w:rsidR="001B315C" w:rsidRPr="001E61A8" w:rsidRDefault="008D6EF9" w:rsidP="00C07CB7">
            <w:pPr>
              <w:spacing w:line="480" w:lineRule="auto"/>
              <w:rPr>
                <w:rFonts w:eastAsia="Times New Roman" w:cs="Times New Roman"/>
                <w:color w:val="000000"/>
              </w:rPr>
            </w:pPr>
            <w:ins w:id="26" w:author="Alex" w:date="2015-11-24T11:30:00Z">
              <w:r>
                <w:rPr>
                  <w:rFonts w:eastAsia="Times New Roman" w:cs="Times New Roman"/>
                  <w:color w:val="000000"/>
                </w:rPr>
                <w:t>S</w:t>
              </w:r>
            </w:ins>
            <w:del w:id="27" w:author="Alex" w:date="2015-11-24T11:30:00Z">
              <w:r w:rsidR="001B315C" w:rsidRPr="001E61A8" w:rsidDel="008D6EF9">
                <w:rPr>
                  <w:rFonts w:eastAsia="Times New Roman" w:cs="Times New Roman"/>
                  <w:color w:val="000000"/>
                </w:rPr>
                <w:delText>E</w:delText>
              </w:r>
            </w:del>
            <w:r w:rsidR="001B315C" w:rsidRPr="001E61A8">
              <w:rPr>
                <w:rFonts w:eastAsia="Times New Roman" w:cs="Times New Roman"/>
                <w:color w:val="000000"/>
              </w:rPr>
              <w:t>17</w:t>
            </w:r>
            <w:ins w:id="28" w:author="Alex" w:date="2015-11-24T11:30:00Z">
              <w:r>
                <w:rPr>
                  <w:rFonts w:eastAsia="Times New Roman" w:cs="Times New Roman"/>
                  <w:color w:val="000000"/>
                </w:rPr>
                <w:t>E</w:t>
              </w:r>
            </w:ins>
            <w:del w:id="29" w:author="Alex" w:date="2015-11-24T11:30:00Z">
              <w:r w:rsidR="001B315C" w:rsidRPr="001E61A8" w:rsidDel="008D6EF9">
                <w:rPr>
                  <w:rFonts w:eastAsia="Times New Roman" w:cs="Times New Roman"/>
                  <w:color w:val="000000"/>
                </w:rPr>
                <w:delText>S</w:delText>
              </w:r>
            </w:del>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14AE7CF"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w:t>
            </w:r>
            <w:ins w:id="30" w:author="Alex" w:date="2015-11-24T11:31:00Z">
              <w:r w:rsidR="008D6EF9">
                <w:rPr>
                  <w:rFonts w:eastAsia="Times New Roman" w:cs="Times New Roman"/>
                  <w:color w:val="000000"/>
                </w:rPr>
                <w:t>2</w:t>
              </w:r>
            </w:ins>
            <w:del w:id="31" w:author="Alex" w:date="2015-11-24T11:31:00Z">
              <w:r w:rsidRPr="001E61A8" w:rsidDel="008D6EF9">
                <w:rPr>
                  <w:rFonts w:eastAsia="Times New Roman" w:cs="Times New Roman"/>
                  <w:color w:val="000000"/>
                </w:rPr>
                <w:delText>5</w:delText>
              </w:r>
            </w:del>
            <w:r w:rsidRPr="001E61A8">
              <w:rPr>
                <w:rFonts w:eastAsia="Times New Roman" w:cs="Times New Roman"/>
                <w:color w:val="000000"/>
              </w:rPr>
              <w:t>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rsidDel="008D6EF9" w14:paraId="405FA71F" w14:textId="0BAA46D5" w:rsidTr="00C07CB7">
        <w:trPr>
          <w:trHeight w:val="300"/>
          <w:del w:id="32" w:author="Alex" w:date="2015-11-24T11:31:00Z"/>
        </w:trPr>
        <w:tc>
          <w:tcPr>
            <w:tcW w:w="1095" w:type="dxa"/>
            <w:shd w:val="clear" w:color="auto" w:fill="auto"/>
            <w:noWrap/>
            <w:vAlign w:val="bottom"/>
            <w:hideMark/>
          </w:tcPr>
          <w:p w14:paraId="21E7B713" w14:textId="48CA996A" w:rsidR="001B315C" w:rsidRPr="001E61A8" w:rsidDel="008D6EF9" w:rsidRDefault="001B315C" w:rsidP="00C07CB7">
            <w:pPr>
              <w:spacing w:line="480" w:lineRule="auto"/>
              <w:rPr>
                <w:del w:id="33" w:author="Alex" w:date="2015-11-24T11:31:00Z"/>
                <w:rFonts w:eastAsia="Times New Roman" w:cs="Times New Roman"/>
                <w:color w:val="000000"/>
              </w:rPr>
            </w:pPr>
            <w:del w:id="34" w:author="Alex" w:date="2015-11-24T11:31:00Z">
              <w:r w:rsidRPr="001E61A8" w:rsidDel="008D6EF9">
                <w:rPr>
                  <w:rFonts w:eastAsia="Times New Roman" w:cs="Times New Roman"/>
                  <w:color w:val="000000"/>
                </w:rPr>
                <w:delText>M223G</w:delText>
              </w:r>
            </w:del>
          </w:p>
        </w:tc>
        <w:tc>
          <w:tcPr>
            <w:tcW w:w="1080" w:type="dxa"/>
            <w:shd w:val="clear" w:color="auto" w:fill="auto"/>
            <w:noWrap/>
            <w:vAlign w:val="bottom"/>
            <w:hideMark/>
          </w:tcPr>
          <w:p w14:paraId="51672965" w14:textId="1C3135B6" w:rsidR="001B315C" w:rsidRPr="001E61A8" w:rsidDel="008D6EF9" w:rsidRDefault="001B315C" w:rsidP="00C07CB7">
            <w:pPr>
              <w:spacing w:line="480" w:lineRule="auto"/>
              <w:jc w:val="right"/>
              <w:rPr>
                <w:del w:id="35" w:author="Alex" w:date="2015-11-24T11:31:00Z"/>
                <w:rFonts w:ascii="Lucida Grande" w:eastAsia="Times New Roman" w:hAnsi="Lucida Grande" w:cs="Times New Roman"/>
                <w:color w:val="000000"/>
                <w:sz w:val="18"/>
                <w:szCs w:val="18"/>
              </w:rPr>
            </w:pPr>
            <w:del w:id="36" w:author="Alex" w:date="2015-11-24T11:31:00Z">
              <w:r w:rsidRPr="001E61A8" w:rsidDel="008D6EF9">
                <w:rPr>
                  <w:rFonts w:eastAsia="Times New Roman" w:cs="Times New Roman"/>
                  <w:color w:val="000000"/>
                </w:rPr>
                <w:delText>0.88</w:delText>
              </w:r>
            </w:del>
          </w:p>
        </w:tc>
        <w:tc>
          <w:tcPr>
            <w:tcW w:w="900" w:type="dxa"/>
            <w:shd w:val="clear" w:color="auto" w:fill="auto"/>
            <w:noWrap/>
            <w:vAlign w:val="bottom"/>
            <w:hideMark/>
          </w:tcPr>
          <w:p w14:paraId="7DABEB31" w14:textId="26E63A4C" w:rsidR="001B315C" w:rsidRPr="001E61A8" w:rsidDel="008D6EF9" w:rsidRDefault="001B315C" w:rsidP="00C07CB7">
            <w:pPr>
              <w:spacing w:line="480" w:lineRule="auto"/>
              <w:rPr>
                <w:del w:id="37" w:author="Alex" w:date="2015-11-24T11:31:00Z"/>
                <w:rFonts w:ascii="Cambria" w:eastAsia="Times New Roman" w:hAnsi="Cambria" w:cs="Times New Roman"/>
                <w:color w:val="000000"/>
              </w:rPr>
            </w:pPr>
          </w:p>
        </w:tc>
        <w:tc>
          <w:tcPr>
            <w:tcW w:w="1710" w:type="dxa"/>
            <w:shd w:val="clear" w:color="auto" w:fill="auto"/>
            <w:noWrap/>
            <w:vAlign w:val="bottom"/>
            <w:hideMark/>
          </w:tcPr>
          <w:p w14:paraId="476ABF65" w14:textId="50291EA7" w:rsidR="001B315C" w:rsidRPr="001E61A8" w:rsidDel="008D6EF9" w:rsidRDefault="001B315C" w:rsidP="00C07CB7">
            <w:pPr>
              <w:spacing w:line="480" w:lineRule="auto"/>
              <w:rPr>
                <w:del w:id="38" w:author="Alex" w:date="2015-11-24T11:31:00Z"/>
                <w:rFonts w:eastAsia="Times New Roman" w:cs="Times New Roman"/>
                <w:color w:val="000000"/>
              </w:rPr>
            </w:pPr>
            <w:del w:id="39" w:author="Alex" w:date="2015-11-24T11:31:00Z">
              <w:r w:rsidRPr="001E61A8" w:rsidDel="008D6EF9">
                <w:rPr>
                  <w:rFonts w:eastAsia="Times New Roman" w:cs="Times New Roman"/>
                  <w:color w:val="000000"/>
                </w:rPr>
                <w:delText>19.21 ± 2.91</w:delText>
              </w:r>
            </w:del>
          </w:p>
        </w:tc>
        <w:tc>
          <w:tcPr>
            <w:tcW w:w="1350" w:type="dxa"/>
            <w:shd w:val="clear" w:color="auto" w:fill="auto"/>
            <w:noWrap/>
            <w:vAlign w:val="bottom"/>
            <w:hideMark/>
          </w:tcPr>
          <w:p w14:paraId="653D64A0" w14:textId="4859EF51" w:rsidR="001B315C" w:rsidRPr="001E61A8" w:rsidDel="008D6EF9" w:rsidRDefault="001B315C" w:rsidP="00C07CB7">
            <w:pPr>
              <w:spacing w:line="480" w:lineRule="auto"/>
              <w:rPr>
                <w:del w:id="40" w:author="Alex" w:date="2015-11-24T11:31:00Z"/>
                <w:rFonts w:eastAsia="Times New Roman" w:cs="Times New Roman"/>
                <w:color w:val="000000"/>
              </w:rPr>
            </w:pPr>
            <w:del w:id="41" w:author="Alex" w:date="2015-11-24T11:31:00Z">
              <w:r w:rsidRPr="001E61A8" w:rsidDel="008D6EF9">
                <w:rPr>
                  <w:rFonts w:eastAsia="Times New Roman" w:cs="Times New Roman"/>
                  <w:color w:val="000000"/>
                </w:rPr>
                <w:delText>154 ± 9</w:delText>
              </w:r>
            </w:del>
          </w:p>
        </w:tc>
        <w:tc>
          <w:tcPr>
            <w:tcW w:w="1080" w:type="dxa"/>
            <w:shd w:val="clear" w:color="auto" w:fill="auto"/>
            <w:noWrap/>
            <w:vAlign w:val="bottom"/>
            <w:hideMark/>
          </w:tcPr>
          <w:p w14:paraId="7F4A2D48" w14:textId="3D3EC819" w:rsidR="001B315C" w:rsidRPr="001E61A8" w:rsidDel="008D6EF9" w:rsidRDefault="001B315C" w:rsidP="00C07CB7">
            <w:pPr>
              <w:spacing w:line="480" w:lineRule="auto"/>
              <w:rPr>
                <w:del w:id="42" w:author="Alex" w:date="2015-11-24T11:31:00Z"/>
                <w:rFonts w:ascii="Cambria" w:eastAsia="Times New Roman" w:hAnsi="Cambria" w:cs="Times New Roman"/>
                <w:color w:val="000000"/>
              </w:rPr>
            </w:pPr>
          </w:p>
        </w:tc>
        <w:tc>
          <w:tcPr>
            <w:tcW w:w="2475" w:type="dxa"/>
            <w:shd w:val="clear" w:color="auto" w:fill="auto"/>
            <w:noWrap/>
            <w:vAlign w:val="bottom"/>
            <w:hideMark/>
          </w:tcPr>
          <w:p w14:paraId="5BB81738" w14:textId="0EA9302F" w:rsidR="001B315C" w:rsidRPr="001E61A8" w:rsidDel="008D6EF9" w:rsidRDefault="001B315C" w:rsidP="00C07CB7">
            <w:pPr>
              <w:spacing w:line="480" w:lineRule="auto"/>
              <w:rPr>
                <w:del w:id="43" w:author="Alex" w:date="2015-11-24T11:31:00Z"/>
                <w:rFonts w:eastAsia="Times New Roman" w:cs="Times New Roman"/>
                <w:color w:val="000000"/>
              </w:rPr>
            </w:pPr>
            <w:del w:id="44" w:author="Alex" w:date="2015-11-24T11:31:00Z">
              <w:r w:rsidRPr="001E61A8" w:rsidDel="008D6EF9">
                <w:rPr>
                  <w:rFonts w:eastAsia="Times New Roman" w:cs="Times New Roman"/>
                  <w:color w:val="000000"/>
                </w:rPr>
                <w:delText>7,998 ± 1,302</w:delText>
              </w:r>
            </w:del>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8D6EF9" w:rsidRPr="001E61A8" w14:paraId="15D28FC4" w14:textId="77777777" w:rsidTr="00636923">
        <w:trPr>
          <w:trHeight w:val="300"/>
          <w:ins w:id="45" w:author="Alex" w:date="2015-11-24T11:32:00Z"/>
        </w:trPr>
        <w:tc>
          <w:tcPr>
            <w:tcW w:w="1095" w:type="dxa"/>
            <w:shd w:val="clear" w:color="auto" w:fill="auto"/>
            <w:noWrap/>
            <w:vAlign w:val="bottom"/>
            <w:hideMark/>
          </w:tcPr>
          <w:p w14:paraId="7162A8C9" w14:textId="77777777" w:rsidR="008D6EF9" w:rsidRPr="001E61A8" w:rsidRDefault="008D6EF9" w:rsidP="00636923">
            <w:pPr>
              <w:spacing w:line="480" w:lineRule="auto"/>
              <w:rPr>
                <w:ins w:id="46" w:author="Alex" w:date="2015-11-24T11:32:00Z"/>
                <w:rFonts w:eastAsia="Times New Roman" w:cs="Times New Roman"/>
                <w:color w:val="000000"/>
              </w:rPr>
            </w:pPr>
            <w:ins w:id="47" w:author="Alex" w:date="2015-11-24T11:32:00Z">
              <w:r w:rsidRPr="001E61A8">
                <w:rPr>
                  <w:rFonts w:eastAsia="Times New Roman" w:cs="Times New Roman"/>
                  <w:color w:val="000000"/>
                </w:rPr>
                <w:t>M223G</w:t>
              </w:r>
            </w:ins>
          </w:p>
        </w:tc>
        <w:tc>
          <w:tcPr>
            <w:tcW w:w="1080" w:type="dxa"/>
            <w:shd w:val="clear" w:color="auto" w:fill="auto"/>
            <w:noWrap/>
            <w:vAlign w:val="bottom"/>
            <w:hideMark/>
          </w:tcPr>
          <w:p w14:paraId="70F20AF9" w14:textId="77777777" w:rsidR="008D6EF9" w:rsidRPr="001E61A8" w:rsidRDefault="008D6EF9" w:rsidP="00636923">
            <w:pPr>
              <w:spacing w:line="480" w:lineRule="auto"/>
              <w:jc w:val="right"/>
              <w:rPr>
                <w:ins w:id="48" w:author="Alex" w:date="2015-11-24T11:32:00Z"/>
                <w:rFonts w:ascii="Lucida Grande" w:eastAsia="Times New Roman" w:hAnsi="Lucida Grande" w:cs="Times New Roman"/>
                <w:color w:val="000000"/>
                <w:sz w:val="18"/>
                <w:szCs w:val="18"/>
              </w:rPr>
            </w:pPr>
            <w:ins w:id="49" w:author="Alex" w:date="2015-11-24T11:32:00Z">
              <w:r w:rsidRPr="001E61A8">
                <w:rPr>
                  <w:rFonts w:eastAsia="Times New Roman" w:cs="Times New Roman"/>
                  <w:color w:val="000000"/>
                </w:rPr>
                <w:t>0.88</w:t>
              </w:r>
            </w:ins>
          </w:p>
        </w:tc>
        <w:tc>
          <w:tcPr>
            <w:tcW w:w="900" w:type="dxa"/>
            <w:shd w:val="clear" w:color="auto" w:fill="auto"/>
            <w:noWrap/>
            <w:vAlign w:val="bottom"/>
            <w:hideMark/>
          </w:tcPr>
          <w:p w14:paraId="109BD84A" w14:textId="77777777" w:rsidR="008D6EF9" w:rsidRPr="001E61A8" w:rsidRDefault="008D6EF9" w:rsidP="00636923">
            <w:pPr>
              <w:spacing w:line="480" w:lineRule="auto"/>
              <w:rPr>
                <w:ins w:id="50" w:author="Alex" w:date="2015-11-24T11:32:00Z"/>
                <w:rFonts w:ascii="Cambria" w:eastAsia="Times New Roman" w:hAnsi="Cambria" w:cs="Times New Roman"/>
                <w:color w:val="000000"/>
              </w:rPr>
            </w:pPr>
          </w:p>
        </w:tc>
        <w:tc>
          <w:tcPr>
            <w:tcW w:w="1710" w:type="dxa"/>
            <w:shd w:val="clear" w:color="auto" w:fill="auto"/>
            <w:noWrap/>
            <w:vAlign w:val="bottom"/>
            <w:hideMark/>
          </w:tcPr>
          <w:p w14:paraId="45C53CAA" w14:textId="77777777" w:rsidR="008D6EF9" w:rsidRPr="001E61A8" w:rsidRDefault="008D6EF9" w:rsidP="00636923">
            <w:pPr>
              <w:spacing w:line="480" w:lineRule="auto"/>
              <w:rPr>
                <w:ins w:id="51" w:author="Alex" w:date="2015-11-24T11:32:00Z"/>
                <w:rFonts w:eastAsia="Times New Roman" w:cs="Times New Roman"/>
                <w:color w:val="000000"/>
              </w:rPr>
            </w:pPr>
            <w:ins w:id="52" w:author="Alex" w:date="2015-11-24T11:32:00Z">
              <w:r w:rsidRPr="001E61A8">
                <w:rPr>
                  <w:rFonts w:eastAsia="Times New Roman" w:cs="Times New Roman"/>
                  <w:color w:val="000000"/>
                </w:rPr>
                <w:t>19.21 ± 2.91</w:t>
              </w:r>
            </w:ins>
          </w:p>
        </w:tc>
        <w:tc>
          <w:tcPr>
            <w:tcW w:w="1350" w:type="dxa"/>
            <w:shd w:val="clear" w:color="auto" w:fill="auto"/>
            <w:noWrap/>
            <w:vAlign w:val="bottom"/>
            <w:hideMark/>
          </w:tcPr>
          <w:p w14:paraId="3AB51EEC" w14:textId="77777777" w:rsidR="008D6EF9" w:rsidRPr="001E61A8" w:rsidRDefault="008D6EF9" w:rsidP="00636923">
            <w:pPr>
              <w:spacing w:line="480" w:lineRule="auto"/>
              <w:rPr>
                <w:ins w:id="53" w:author="Alex" w:date="2015-11-24T11:32:00Z"/>
                <w:rFonts w:eastAsia="Times New Roman" w:cs="Times New Roman"/>
                <w:color w:val="000000"/>
              </w:rPr>
            </w:pPr>
            <w:ins w:id="54" w:author="Alex" w:date="2015-11-24T11:32:00Z">
              <w:r w:rsidRPr="001E61A8">
                <w:rPr>
                  <w:rFonts w:eastAsia="Times New Roman" w:cs="Times New Roman"/>
                  <w:color w:val="000000"/>
                </w:rPr>
                <w:t>154 ± 9</w:t>
              </w:r>
            </w:ins>
          </w:p>
        </w:tc>
        <w:tc>
          <w:tcPr>
            <w:tcW w:w="1080" w:type="dxa"/>
            <w:shd w:val="clear" w:color="auto" w:fill="auto"/>
            <w:noWrap/>
            <w:vAlign w:val="bottom"/>
            <w:hideMark/>
          </w:tcPr>
          <w:p w14:paraId="5170236B" w14:textId="77777777" w:rsidR="008D6EF9" w:rsidRPr="001E61A8" w:rsidRDefault="008D6EF9" w:rsidP="00636923">
            <w:pPr>
              <w:spacing w:line="480" w:lineRule="auto"/>
              <w:rPr>
                <w:ins w:id="55" w:author="Alex" w:date="2015-11-24T11:32:00Z"/>
                <w:rFonts w:ascii="Cambria" w:eastAsia="Times New Roman" w:hAnsi="Cambria" w:cs="Times New Roman"/>
                <w:color w:val="000000"/>
              </w:rPr>
            </w:pPr>
          </w:p>
        </w:tc>
        <w:tc>
          <w:tcPr>
            <w:tcW w:w="2475" w:type="dxa"/>
            <w:shd w:val="clear" w:color="auto" w:fill="auto"/>
            <w:noWrap/>
            <w:vAlign w:val="bottom"/>
            <w:hideMark/>
          </w:tcPr>
          <w:p w14:paraId="560B97FC" w14:textId="77777777" w:rsidR="008D6EF9" w:rsidRPr="001E61A8" w:rsidRDefault="008D6EF9" w:rsidP="00636923">
            <w:pPr>
              <w:spacing w:line="480" w:lineRule="auto"/>
              <w:rPr>
                <w:ins w:id="56" w:author="Alex" w:date="2015-11-24T11:32:00Z"/>
                <w:rFonts w:eastAsia="Times New Roman" w:cs="Times New Roman"/>
                <w:color w:val="000000"/>
              </w:rPr>
            </w:pPr>
            <w:ins w:id="57" w:author="Alex" w:date="2015-11-24T11:32:00Z">
              <w:r w:rsidRPr="001E61A8">
                <w:rPr>
                  <w:rFonts w:eastAsia="Times New Roman" w:cs="Times New Roman"/>
                  <w:color w:val="000000"/>
                </w:rPr>
                <w:t>7,998 ± 1,302</w:t>
              </w:r>
            </w:ins>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rsidDel="00F1397E" w14:paraId="05DB4D6B" w14:textId="34382C16" w:rsidTr="00C07CB7">
        <w:trPr>
          <w:trHeight w:val="300"/>
          <w:del w:id="58" w:author="Alex" w:date="2015-11-24T11:33:00Z"/>
        </w:trPr>
        <w:tc>
          <w:tcPr>
            <w:tcW w:w="1095" w:type="dxa"/>
            <w:shd w:val="clear" w:color="auto" w:fill="auto"/>
            <w:noWrap/>
            <w:vAlign w:val="bottom"/>
            <w:hideMark/>
          </w:tcPr>
          <w:p w14:paraId="3D410BA2" w14:textId="41A3A637" w:rsidR="001B315C" w:rsidRPr="001E61A8" w:rsidDel="00F1397E" w:rsidRDefault="001B315C" w:rsidP="00C07CB7">
            <w:pPr>
              <w:spacing w:line="480" w:lineRule="auto"/>
              <w:rPr>
                <w:del w:id="59" w:author="Alex" w:date="2015-11-24T11:33:00Z"/>
                <w:rFonts w:eastAsia="Times New Roman" w:cs="Times New Roman"/>
                <w:color w:val="000000"/>
              </w:rPr>
            </w:pPr>
            <w:del w:id="60" w:author="Alex" w:date="2015-11-24T11:33:00Z">
              <w:r w:rsidRPr="001E61A8" w:rsidDel="00F1397E">
                <w:rPr>
                  <w:rFonts w:eastAsia="Times New Roman" w:cs="Times New Roman"/>
                  <w:color w:val="000000"/>
                </w:rPr>
                <w:delText>N407A</w:delText>
              </w:r>
            </w:del>
          </w:p>
        </w:tc>
        <w:tc>
          <w:tcPr>
            <w:tcW w:w="1080" w:type="dxa"/>
            <w:shd w:val="clear" w:color="auto" w:fill="auto"/>
            <w:noWrap/>
            <w:vAlign w:val="bottom"/>
            <w:hideMark/>
          </w:tcPr>
          <w:p w14:paraId="03682DB5" w14:textId="48BDF5CA" w:rsidR="001B315C" w:rsidRPr="001E61A8" w:rsidDel="00F1397E" w:rsidRDefault="001B315C" w:rsidP="00C07CB7">
            <w:pPr>
              <w:spacing w:line="480" w:lineRule="auto"/>
              <w:jc w:val="right"/>
              <w:rPr>
                <w:del w:id="61" w:author="Alex" w:date="2015-11-24T11:33:00Z"/>
                <w:rFonts w:ascii="Lucida Grande" w:eastAsia="Times New Roman" w:hAnsi="Lucida Grande" w:cs="Times New Roman"/>
                <w:color w:val="000000"/>
                <w:sz w:val="18"/>
                <w:szCs w:val="18"/>
              </w:rPr>
            </w:pPr>
            <w:del w:id="62" w:author="Alex" w:date="2015-11-24T11:33:00Z">
              <w:r w:rsidRPr="001E61A8" w:rsidDel="00F1397E">
                <w:rPr>
                  <w:rFonts w:eastAsia="Times New Roman" w:cs="Times New Roman"/>
                  <w:color w:val="000000"/>
                </w:rPr>
                <w:delText>1.12</w:delText>
              </w:r>
            </w:del>
          </w:p>
        </w:tc>
        <w:tc>
          <w:tcPr>
            <w:tcW w:w="900" w:type="dxa"/>
            <w:shd w:val="clear" w:color="auto" w:fill="auto"/>
            <w:noWrap/>
            <w:vAlign w:val="bottom"/>
            <w:hideMark/>
          </w:tcPr>
          <w:p w14:paraId="4EAE22CA" w14:textId="3A8B1462" w:rsidR="001B315C" w:rsidRPr="001E61A8" w:rsidDel="00F1397E" w:rsidRDefault="001B315C" w:rsidP="00C07CB7">
            <w:pPr>
              <w:spacing w:line="480" w:lineRule="auto"/>
              <w:rPr>
                <w:del w:id="63" w:author="Alex" w:date="2015-11-24T11:33:00Z"/>
                <w:rFonts w:ascii="Cambria" w:eastAsia="Times New Roman" w:hAnsi="Cambria" w:cs="Times New Roman"/>
                <w:color w:val="000000"/>
              </w:rPr>
            </w:pPr>
          </w:p>
        </w:tc>
        <w:tc>
          <w:tcPr>
            <w:tcW w:w="1710" w:type="dxa"/>
            <w:shd w:val="clear" w:color="auto" w:fill="auto"/>
            <w:noWrap/>
            <w:vAlign w:val="bottom"/>
            <w:hideMark/>
          </w:tcPr>
          <w:p w14:paraId="09797567" w14:textId="1BEC93E8" w:rsidR="001B315C" w:rsidRPr="001E61A8" w:rsidDel="00F1397E" w:rsidRDefault="001B315C" w:rsidP="00C07CB7">
            <w:pPr>
              <w:spacing w:line="480" w:lineRule="auto"/>
              <w:rPr>
                <w:del w:id="64" w:author="Alex" w:date="2015-11-24T11:33:00Z"/>
                <w:rFonts w:eastAsia="Times New Roman" w:cs="Times New Roman"/>
                <w:color w:val="000000"/>
              </w:rPr>
            </w:pPr>
            <w:del w:id="65" w:author="Alex" w:date="2015-11-24T11:33:00Z">
              <w:r w:rsidRPr="001E61A8" w:rsidDel="00F1397E">
                <w:rPr>
                  <w:rFonts w:eastAsia="Times New Roman" w:cs="Times New Roman"/>
                  <w:color w:val="000000"/>
                </w:rPr>
                <w:delText>11.09 ± 0.64</w:delText>
              </w:r>
            </w:del>
          </w:p>
        </w:tc>
        <w:tc>
          <w:tcPr>
            <w:tcW w:w="1350" w:type="dxa"/>
            <w:shd w:val="clear" w:color="auto" w:fill="auto"/>
            <w:noWrap/>
            <w:vAlign w:val="bottom"/>
            <w:hideMark/>
          </w:tcPr>
          <w:p w14:paraId="1399B7FA" w14:textId="4A3B9FEE" w:rsidR="001B315C" w:rsidRPr="001E61A8" w:rsidDel="00F1397E" w:rsidRDefault="001B315C" w:rsidP="00C07CB7">
            <w:pPr>
              <w:spacing w:line="480" w:lineRule="auto"/>
              <w:rPr>
                <w:del w:id="66" w:author="Alex" w:date="2015-11-24T11:33:00Z"/>
                <w:rFonts w:eastAsia="Times New Roman" w:cs="Times New Roman"/>
                <w:color w:val="000000"/>
              </w:rPr>
            </w:pPr>
            <w:del w:id="67" w:author="Alex" w:date="2015-11-24T11:33:00Z">
              <w:r w:rsidRPr="001E61A8" w:rsidDel="00F1397E">
                <w:rPr>
                  <w:rFonts w:eastAsia="Times New Roman" w:cs="Times New Roman"/>
                  <w:color w:val="000000"/>
                </w:rPr>
                <w:delText>50 ± 1</w:delText>
              </w:r>
            </w:del>
          </w:p>
        </w:tc>
        <w:tc>
          <w:tcPr>
            <w:tcW w:w="1080" w:type="dxa"/>
            <w:shd w:val="clear" w:color="auto" w:fill="auto"/>
            <w:noWrap/>
            <w:vAlign w:val="bottom"/>
            <w:hideMark/>
          </w:tcPr>
          <w:p w14:paraId="0B33B735" w14:textId="6C735A8E" w:rsidR="001B315C" w:rsidRPr="001E61A8" w:rsidDel="00F1397E" w:rsidRDefault="001B315C" w:rsidP="00C07CB7">
            <w:pPr>
              <w:spacing w:line="480" w:lineRule="auto"/>
              <w:rPr>
                <w:del w:id="68" w:author="Alex" w:date="2015-11-24T11:33:00Z"/>
                <w:rFonts w:ascii="Cambria" w:eastAsia="Times New Roman" w:hAnsi="Cambria" w:cs="Times New Roman"/>
                <w:color w:val="000000"/>
              </w:rPr>
            </w:pPr>
          </w:p>
        </w:tc>
        <w:tc>
          <w:tcPr>
            <w:tcW w:w="2475" w:type="dxa"/>
            <w:shd w:val="clear" w:color="auto" w:fill="auto"/>
            <w:noWrap/>
            <w:vAlign w:val="bottom"/>
            <w:hideMark/>
          </w:tcPr>
          <w:p w14:paraId="5A08275F" w14:textId="001EAF4F" w:rsidR="001B315C" w:rsidRPr="001E61A8" w:rsidDel="00F1397E" w:rsidRDefault="001B315C" w:rsidP="00C07CB7">
            <w:pPr>
              <w:spacing w:line="480" w:lineRule="auto"/>
              <w:rPr>
                <w:del w:id="69" w:author="Alex" w:date="2015-11-24T11:33:00Z"/>
                <w:rFonts w:eastAsia="Times New Roman" w:cs="Times New Roman"/>
                <w:color w:val="000000"/>
              </w:rPr>
            </w:pPr>
            <w:del w:id="70" w:author="Alex" w:date="2015-11-24T11:33:00Z">
              <w:r w:rsidRPr="001E61A8" w:rsidDel="00F1397E">
                <w:rPr>
                  <w:rFonts w:eastAsia="Times New Roman" w:cs="Times New Roman"/>
                  <w:color w:val="000000"/>
                </w:rPr>
                <w:delText>4,464 ± 273</w:delText>
              </w:r>
            </w:del>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6F6BD7D4" w:rsidR="00F731F6" w:rsidRDefault="00B54DDD">
      <w:pPr>
        <w:spacing w:line="480" w:lineRule="auto"/>
      </w:pPr>
      <w:r w:rsidRPr="001E61A8">
        <w:rPr>
          <w:b/>
        </w:rPr>
        <w:t>S</w:t>
      </w:r>
      <w:ins w:id="71" w:author="Alex" w:date="2015-11-24T14:34:00Z">
        <w:r w:rsidR="000212C6">
          <w:rPr>
            <w:b/>
          </w:rPr>
          <w:t xml:space="preserve">1 </w:t>
        </w:r>
      </w:ins>
      <w:del w:id="72" w:author="Alex" w:date="2015-11-24T14:34:00Z">
        <w:r w:rsidRPr="001E61A8" w:rsidDel="000212C6">
          <w:rPr>
            <w:b/>
          </w:rPr>
          <w:delText>upplement</w:delText>
        </w:r>
        <w:r w:rsidR="002B029C" w:rsidDel="000212C6">
          <w:rPr>
            <w:b/>
          </w:rPr>
          <w:delText>al</w:delText>
        </w:r>
        <w:r w:rsidRPr="001E61A8" w:rsidDel="000212C6">
          <w:rPr>
            <w:b/>
          </w:rPr>
          <w:delText xml:space="preserve"> </w:delText>
        </w:r>
      </w:del>
      <w:r w:rsidRPr="001E61A8">
        <w:rPr>
          <w:b/>
        </w:rPr>
        <w:t>Table</w:t>
      </w:r>
      <w:del w:id="73" w:author="Alex" w:date="2015-11-24T14:34:00Z">
        <w:r w:rsidRPr="001E61A8" w:rsidDel="000212C6">
          <w:rPr>
            <w:b/>
          </w:rPr>
          <w:delText xml:space="preserve"> 1</w:delText>
        </w:r>
      </w:del>
      <w:r w:rsidRPr="001E61A8">
        <w:rPr>
          <w:b/>
        </w:rPr>
        <w:t xml:space="preserve">: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74" w:author="Alex" w:date="2015-11-24T14:58: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538"/>
        <w:gridCol w:w="990"/>
        <w:gridCol w:w="1190"/>
        <w:gridCol w:w="1100"/>
        <w:gridCol w:w="1098"/>
        <w:gridCol w:w="971"/>
        <w:gridCol w:w="969"/>
        <w:tblGridChange w:id="75">
          <w:tblGrid>
            <w:gridCol w:w="2538"/>
            <w:gridCol w:w="990"/>
            <w:gridCol w:w="1190"/>
            <w:gridCol w:w="1100"/>
            <w:gridCol w:w="1098"/>
            <w:gridCol w:w="971"/>
            <w:gridCol w:w="969"/>
          </w:tblGrid>
        </w:tblGridChange>
      </w:tblGrid>
      <w:tr w:rsidR="00BC4118" w:rsidRPr="001E61A8" w14:paraId="1E008966" w14:textId="77777777" w:rsidTr="00FD35EA">
        <w:trPr>
          <w:trHeight w:val="300"/>
          <w:trPrChange w:id="76" w:author="Alex" w:date="2015-11-24T14:58:00Z">
            <w:trPr>
              <w:trHeight w:val="300"/>
            </w:trPr>
          </w:trPrChange>
        </w:trPr>
        <w:tc>
          <w:tcPr>
            <w:tcW w:w="1433" w:type="pct"/>
            <w:shd w:val="clear" w:color="auto" w:fill="auto"/>
            <w:noWrap/>
            <w:vAlign w:val="center"/>
            <w:hideMark/>
            <w:tcPrChange w:id="77" w:author="Alex" w:date="2015-11-24T14:58:00Z">
              <w:tcPr>
                <w:tcW w:w="1433" w:type="pct"/>
                <w:shd w:val="clear" w:color="auto" w:fill="auto"/>
                <w:noWrap/>
                <w:vAlign w:val="center"/>
                <w:hideMark/>
              </w:tcPr>
            </w:tcPrChange>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Change w:id="78" w:author="Alex" w:date="2015-11-24T14:58:00Z">
              <w:tcPr>
                <w:tcW w:w="559" w:type="pct"/>
                <w:shd w:val="clear" w:color="auto" w:fill="auto"/>
                <w:noWrap/>
                <w:vAlign w:val="center"/>
                <w:hideMark/>
              </w:tcPr>
            </w:tcPrChange>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Change w:id="79" w:author="Alex" w:date="2015-11-24T14:58:00Z">
              <w:tcPr>
                <w:tcW w:w="672" w:type="pct"/>
                <w:shd w:val="clear" w:color="auto" w:fill="auto"/>
                <w:noWrap/>
                <w:vAlign w:val="center"/>
                <w:hideMark/>
              </w:tcPr>
            </w:tcPrChange>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Change w:id="80" w:author="Alex" w:date="2015-11-24T14:58:00Z">
              <w:tcPr>
                <w:tcW w:w="621" w:type="pct"/>
                <w:shd w:val="clear" w:color="auto" w:fill="auto"/>
                <w:noWrap/>
                <w:vAlign w:val="center"/>
                <w:hideMark/>
              </w:tcPr>
            </w:tcPrChange>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Change w:id="81" w:author="Alex" w:date="2015-11-24T14:58:00Z">
              <w:tcPr>
                <w:tcW w:w="620" w:type="pct"/>
                <w:shd w:val="clear" w:color="auto" w:fill="auto"/>
                <w:noWrap/>
                <w:vAlign w:val="center"/>
                <w:hideMark/>
              </w:tcPr>
            </w:tcPrChange>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Change w:id="82" w:author="Alex" w:date="2015-11-24T14:58:00Z">
              <w:tcPr>
                <w:tcW w:w="548" w:type="pct"/>
                <w:shd w:val="clear" w:color="auto" w:fill="auto"/>
                <w:noWrap/>
                <w:vAlign w:val="center"/>
                <w:hideMark/>
              </w:tcPr>
            </w:tcPrChange>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Change w:id="83" w:author="Alex" w:date="2015-11-24T14:58:00Z">
              <w:tcPr>
                <w:tcW w:w="547" w:type="pct"/>
                <w:shd w:val="clear" w:color="auto" w:fill="auto"/>
                <w:noWrap/>
                <w:vAlign w:val="center"/>
                <w:hideMark/>
              </w:tcPr>
            </w:tcPrChange>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FD35EA">
        <w:trPr>
          <w:trHeight w:val="300"/>
          <w:trPrChange w:id="84" w:author="Alex" w:date="2015-11-24T14:58:00Z">
            <w:trPr>
              <w:trHeight w:val="300"/>
            </w:trPr>
          </w:trPrChange>
        </w:trPr>
        <w:tc>
          <w:tcPr>
            <w:tcW w:w="1433" w:type="pct"/>
            <w:shd w:val="clear" w:color="auto" w:fill="auto"/>
            <w:noWrap/>
            <w:vAlign w:val="center"/>
            <w:hideMark/>
            <w:tcPrChange w:id="85" w:author="Alex" w:date="2015-11-24T14:58:00Z">
              <w:tcPr>
                <w:tcW w:w="1433" w:type="pct"/>
                <w:shd w:val="clear" w:color="auto" w:fill="auto"/>
                <w:noWrap/>
                <w:vAlign w:val="center"/>
                <w:hideMark/>
              </w:tcPr>
            </w:tcPrChange>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Change w:id="86" w:author="Alex" w:date="2015-11-24T14:58:00Z">
              <w:tcPr>
                <w:tcW w:w="559" w:type="pct"/>
                <w:shd w:val="clear" w:color="auto" w:fill="auto"/>
                <w:noWrap/>
                <w:vAlign w:val="center"/>
                <w:hideMark/>
              </w:tcPr>
            </w:tcPrChange>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Change w:id="87" w:author="Alex" w:date="2015-11-24T14:58:00Z">
              <w:tcPr>
                <w:tcW w:w="672" w:type="pct"/>
                <w:shd w:val="clear" w:color="auto" w:fill="auto"/>
                <w:noWrap/>
                <w:vAlign w:val="center"/>
                <w:hideMark/>
              </w:tcPr>
            </w:tcPrChange>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Change w:id="88" w:author="Alex" w:date="2015-11-24T14:58:00Z">
              <w:tcPr>
                <w:tcW w:w="621" w:type="pct"/>
                <w:shd w:val="clear" w:color="auto" w:fill="auto"/>
                <w:noWrap/>
                <w:vAlign w:val="center"/>
                <w:hideMark/>
              </w:tcPr>
            </w:tcPrChange>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Change w:id="89" w:author="Alex" w:date="2015-11-24T14:58:00Z">
              <w:tcPr>
                <w:tcW w:w="620" w:type="pct"/>
                <w:shd w:val="clear" w:color="auto" w:fill="auto"/>
                <w:noWrap/>
                <w:vAlign w:val="center"/>
                <w:hideMark/>
              </w:tcPr>
            </w:tcPrChange>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Change w:id="90" w:author="Alex" w:date="2015-11-24T14:58:00Z">
              <w:tcPr>
                <w:tcW w:w="548" w:type="pct"/>
                <w:shd w:val="clear" w:color="auto" w:fill="auto"/>
                <w:noWrap/>
                <w:vAlign w:val="center"/>
                <w:hideMark/>
              </w:tcPr>
            </w:tcPrChange>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Change w:id="91" w:author="Alex" w:date="2015-11-24T14:58:00Z">
              <w:tcPr>
                <w:tcW w:w="547" w:type="pct"/>
                <w:shd w:val="clear" w:color="auto" w:fill="auto"/>
                <w:noWrap/>
                <w:vAlign w:val="center"/>
                <w:hideMark/>
              </w:tcPr>
            </w:tcPrChange>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FD35EA">
        <w:trPr>
          <w:trHeight w:val="300"/>
          <w:trPrChange w:id="92" w:author="Alex" w:date="2015-11-24T14:58:00Z">
            <w:trPr>
              <w:trHeight w:val="300"/>
            </w:trPr>
          </w:trPrChange>
        </w:trPr>
        <w:tc>
          <w:tcPr>
            <w:tcW w:w="1433" w:type="pct"/>
            <w:shd w:val="clear" w:color="auto" w:fill="auto"/>
            <w:noWrap/>
            <w:vAlign w:val="center"/>
            <w:hideMark/>
            <w:tcPrChange w:id="93" w:author="Alex" w:date="2015-11-24T14:58:00Z">
              <w:tcPr>
                <w:tcW w:w="1433" w:type="pct"/>
                <w:shd w:val="clear" w:color="auto" w:fill="auto"/>
                <w:noWrap/>
                <w:vAlign w:val="center"/>
                <w:hideMark/>
              </w:tcPr>
            </w:tcPrChange>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Change w:id="94" w:author="Alex" w:date="2015-11-24T14:58:00Z">
              <w:tcPr>
                <w:tcW w:w="559" w:type="pct"/>
                <w:shd w:val="clear" w:color="auto" w:fill="auto"/>
                <w:noWrap/>
                <w:vAlign w:val="center"/>
                <w:hideMark/>
              </w:tcPr>
            </w:tcPrChange>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Change w:id="95" w:author="Alex" w:date="2015-11-24T14:58:00Z">
              <w:tcPr>
                <w:tcW w:w="672" w:type="pct"/>
                <w:shd w:val="clear" w:color="auto" w:fill="auto"/>
                <w:noWrap/>
                <w:vAlign w:val="center"/>
                <w:hideMark/>
              </w:tcPr>
            </w:tcPrChange>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Change w:id="96" w:author="Alex" w:date="2015-11-24T14:58:00Z">
              <w:tcPr>
                <w:tcW w:w="621" w:type="pct"/>
                <w:shd w:val="clear" w:color="auto" w:fill="auto"/>
                <w:noWrap/>
                <w:vAlign w:val="center"/>
                <w:hideMark/>
              </w:tcPr>
            </w:tcPrChange>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Change w:id="97" w:author="Alex" w:date="2015-11-24T14:58:00Z">
              <w:tcPr>
                <w:tcW w:w="620" w:type="pct"/>
                <w:shd w:val="clear" w:color="auto" w:fill="auto"/>
                <w:noWrap/>
                <w:vAlign w:val="center"/>
                <w:hideMark/>
              </w:tcPr>
            </w:tcPrChange>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Change w:id="98" w:author="Alex" w:date="2015-11-24T14:58:00Z">
              <w:tcPr>
                <w:tcW w:w="548" w:type="pct"/>
                <w:shd w:val="clear" w:color="auto" w:fill="auto"/>
                <w:noWrap/>
                <w:vAlign w:val="center"/>
                <w:hideMark/>
              </w:tcPr>
            </w:tcPrChange>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Change w:id="99" w:author="Alex" w:date="2015-11-24T14:58:00Z">
              <w:tcPr>
                <w:tcW w:w="547" w:type="pct"/>
                <w:shd w:val="clear" w:color="auto" w:fill="auto"/>
                <w:noWrap/>
                <w:vAlign w:val="center"/>
                <w:hideMark/>
              </w:tcPr>
            </w:tcPrChange>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FD35EA">
        <w:trPr>
          <w:trHeight w:val="300"/>
          <w:trPrChange w:id="100" w:author="Alex" w:date="2015-11-24T14:58:00Z">
            <w:trPr>
              <w:trHeight w:val="300"/>
            </w:trPr>
          </w:trPrChange>
        </w:trPr>
        <w:tc>
          <w:tcPr>
            <w:tcW w:w="1433" w:type="pct"/>
            <w:shd w:val="clear" w:color="auto" w:fill="auto"/>
            <w:noWrap/>
            <w:vAlign w:val="center"/>
            <w:hideMark/>
            <w:tcPrChange w:id="101" w:author="Alex" w:date="2015-11-24T14:58:00Z">
              <w:tcPr>
                <w:tcW w:w="1433" w:type="pct"/>
                <w:shd w:val="clear" w:color="auto" w:fill="auto"/>
                <w:noWrap/>
                <w:vAlign w:val="center"/>
                <w:hideMark/>
              </w:tcPr>
            </w:tcPrChange>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Change w:id="102" w:author="Alex" w:date="2015-11-24T14:58:00Z">
              <w:tcPr>
                <w:tcW w:w="559" w:type="pct"/>
                <w:shd w:val="clear" w:color="auto" w:fill="auto"/>
                <w:noWrap/>
                <w:vAlign w:val="center"/>
                <w:hideMark/>
              </w:tcPr>
            </w:tcPrChange>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Change w:id="103" w:author="Alex" w:date="2015-11-24T14:58:00Z">
              <w:tcPr>
                <w:tcW w:w="672" w:type="pct"/>
                <w:shd w:val="clear" w:color="auto" w:fill="auto"/>
                <w:noWrap/>
                <w:vAlign w:val="center"/>
                <w:hideMark/>
              </w:tcPr>
            </w:tcPrChange>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Change w:id="104" w:author="Alex" w:date="2015-11-24T14:58:00Z">
              <w:tcPr>
                <w:tcW w:w="621" w:type="pct"/>
                <w:shd w:val="clear" w:color="auto" w:fill="auto"/>
                <w:noWrap/>
                <w:vAlign w:val="center"/>
                <w:hideMark/>
              </w:tcPr>
            </w:tcPrChange>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Change w:id="105" w:author="Alex" w:date="2015-11-24T14:58:00Z">
              <w:tcPr>
                <w:tcW w:w="620" w:type="pct"/>
                <w:shd w:val="clear" w:color="auto" w:fill="auto"/>
                <w:noWrap/>
                <w:vAlign w:val="center"/>
                <w:hideMark/>
              </w:tcPr>
            </w:tcPrChange>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Change w:id="106" w:author="Alex" w:date="2015-11-24T14:58:00Z">
              <w:tcPr>
                <w:tcW w:w="548" w:type="pct"/>
                <w:shd w:val="clear" w:color="auto" w:fill="auto"/>
                <w:noWrap/>
                <w:vAlign w:val="center"/>
                <w:hideMark/>
              </w:tcPr>
            </w:tcPrChange>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Change w:id="107" w:author="Alex" w:date="2015-11-24T14:58:00Z">
              <w:tcPr>
                <w:tcW w:w="547" w:type="pct"/>
                <w:shd w:val="clear" w:color="auto" w:fill="auto"/>
                <w:noWrap/>
                <w:vAlign w:val="center"/>
                <w:hideMark/>
              </w:tcPr>
            </w:tcPrChange>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FD35EA">
        <w:trPr>
          <w:trHeight w:val="300"/>
          <w:trPrChange w:id="108" w:author="Alex" w:date="2015-11-24T14:58:00Z">
            <w:trPr>
              <w:trHeight w:val="300"/>
            </w:trPr>
          </w:trPrChange>
        </w:trPr>
        <w:tc>
          <w:tcPr>
            <w:tcW w:w="1433" w:type="pct"/>
            <w:shd w:val="clear" w:color="auto" w:fill="auto"/>
            <w:noWrap/>
            <w:vAlign w:val="center"/>
            <w:hideMark/>
            <w:tcPrChange w:id="109" w:author="Alex" w:date="2015-11-24T14:58:00Z">
              <w:tcPr>
                <w:tcW w:w="1433" w:type="pct"/>
                <w:shd w:val="clear" w:color="auto" w:fill="auto"/>
                <w:noWrap/>
                <w:vAlign w:val="center"/>
                <w:hideMark/>
              </w:tcPr>
            </w:tcPrChange>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Change w:id="110" w:author="Alex" w:date="2015-11-24T14:58:00Z">
              <w:tcPr>
                <w:tcW w:w="559" w:type="pct"/>
                <w:shd w:val="clear" w:color="auto" w:fill="auto"/>
                <w:noWrap/>
                <w:vAlign w:val="center"/>
                <w:hideMark/>
              </w:tcPr>
            </w:tcPrChange>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Change w:id="111" w:author="Alex" w:date="2015-11-24T14:58:00Z">
              <w:tcPr>
                <w:tcW w:w="672" w:type="pct"/>
                <w:shd w:val="clear" w:color="auto" w:fill="auto"/>
                <w:noWrap/>
                <w:vAlign w:val="center"/>
                <w:hideMark/>
              </w:tcPr>
            </w:tcPrChange>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Change w:id="112" w:author="Alex" w:date="2015-11-24T14:58:00Z">
              <w:tcPr>
                <w:tcW w:w="621" w:type="pct"/>
                <w:shd w:val="clear" w:color="auto" w:fill="auto"/>
                <w:noWrap/>
                <w:vAlign w:val="center"/>
                <w:hideMark/>
              </w:tcPr>
            </w:tcPrChange>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Change w:id="113" w:author="Alex" w:date="2015-11-24T14:58:00Z">
              <w:tcPr>
                <w:tcW w:w="620" w:type="pct"/>
                <w:shd w:val="clear" w:color="auto" w:fill="auto"/>
                <w:noWrap/>
                <w:vAlign w:val="center"/>
                <w:hideMark/>
              </w:tcPr>
            </w:tcPrChange>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Change w:id="114" w:author="Alex" w:date="2015-11-24T14:58:00Z">
              <w:tcPr>
                <w:tcW w:w="548" w:type="pct"/>
                <w:shd w:val="clear" w:color="auto" w:fill="auto"/>
                <w:noWrap/>
                <w:vAlign w:val="center"/>
                <w:hideMark/>
              </w:tcPr>
            </w:tcPrChange>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Change w:id="115" w:author="Alex" w:date="2015-11-24T14:58:00Z">
              <w:tcPr>
                <w:tcW w:w="547" w:type="pct"/>
                <w:shd w:val="clear" w:color="auto" w:fill="auto"/>
                <w:noWrap/>
                <w:vAlign w:val="center"/>
                <w:hideMark/>
              </w:tcPr>
            </w:tcPrChange>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FD35EA">
        <w:trPr>
          <w:trHeight w:val="300"/>
          <w:trPrChange w:id="116" w:author="Alex" w:date="2015-11-24T14:58:00Z">
            <w:trPr>
              <w:trHeight w:val="300"/>
            </w:trPr>
          </w:trPrChange>
        </w:trPr>
        <w:tc>
          <w:tcPr>
            <w:tcW w:w="1433" w:type="pct"/>
            <w:shd w:val="clear" w:color="auto" w:fill="auto"/>
            <w:noWrap/>
            <w:vAlign w:val="center"/>
            <w:hideMark/>
            <w:tcPrChange w:id="117" w:author="Alex" w:date="2015-11-24T14:58:00Z">
              <w:tcPr>
                <w:tcW w:w="1433" w:type="pct"/>
                <w:shd w:val="clear" w:color="auto" w:fill="auto"/>
                <w:noWrap/>
                <w:vAlign w:val="center"/>
                <w:hideMark/>
              </w:tcPr>
            </w:tcPrChange>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Change w:id="118" w:author="Alex" w:date="2015-11-24T14:58:00Z">
              <w:tcPr>
                <w:tcW w:w="559" w:type="pct"/>
                <w:shd w:val="clear" w:color="auto" w:fill="auto"/>
                <w:noWrap/>
                <w:vAlign w:val="center"/>
                <w:hideMark/>
              </w:tcPr>
            </w:tcPrChange>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119" w:author="Alex" w:date="2015-11-24T14:58:00Z">
              <w:tcPr>
                <w:tcW w:w="672" w:type="pct"/>
                <w:shd w:val="clear" w:color="auto" w:fill="auto"/>
                <w:noWrap/>
                <w:vAlign w:val="center"/>
                <w:hideMark/>
              </w:tcPr>
            </w:tcPrChange>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120" w:author="Alex" w:date="2015-11-24T14:58:00Z">
              <w:tcPr>
                <w:tcW w:w="621" w:type="pct"/>
                <w:shd w:val="clear" w:color="auto" w:fill="auto"/>
                <w:noWrap/>
                <w:vAlign w:val="center"/>
                <w:hideMark/>
              </w:tcPr>
            </w:tcPrChange>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121" w:author="Alex" w:date="2015-11-24T14:58:00Z">
              <w:tcPr>
                <w:tcW w:w="620" w:type="pct"/>
                <w:shd w:val="clear" w:color="auto" w:fill="auto"/>
                <w:noWrap/>
                <w:vAlign w:val="center"/>
                <w:hideMark/>
              </w:tcPr>
            </w:tcPrChange>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122" w:author="Alex" w:date="2015-11-24T14:58:00Z">
              <w:tcPr>
                <w:tcW w:w="548" w:type="pct"/>
                <w:shd w:val="clear" w:color="auto" w:fill="auto"/>
                <w:noWrap/>
                <w:vAlign w:val="center"/>
                <w:hideMark/>
              </w:tcPr>
            </w:tcPrChange>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123" w:author="Alex" w:date="2015-11-24T14:58:00Z">
              <w:tcPr>
                <w:tcW w:w="547" w:type="pct"/>
                <w:shd w:val="clear" w:color="auto" w:fill="auto"/>
                <w:noWrap/>
                <w:vAlign w:val="center"/>
                <w:hideMark/>
              </w:tcPr>
            </w:tcPrChange>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FD35EA">
        <w:trPr>
          <w:trHeight w:val="300"/>
          <w:trPrChange w:id="124" w:author="Alex" w:date="2015-11-24T14:58:00Z">
            <w:trPr>
              <w:trHeight w:val="300"/>
            </w:trPr>
          </w:trPrChange>
        </w:trPr>
        <w:tc>
          <w:tcPr>
            <w:tcW w:w="1433" w:type="pct"/>
            <w:shd w:val="clear" w:color="auto" w:fill="auto"/>
            <w:noWrap/>
            <w:vAlign w:val="center"/>
            <w:hideMark/>
            <w:tcPrChange w:id="125" w:author="Alex" w:date="2015-11-24T14:58:00Z">
              <w:tcPr>
                <w:tcW w:w="1433" w:type="pct"/>
                <w:shd w:val="clear" w:color="auto" w:fill="auto"/>
                <w:noWrap/>
                <w:vAlign w:val="center"/>
                <w:hideMark/>
              </w:tcPr>
            </w:tcPrChange>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Change w:id="126" w:author="Alex" w:date="2015-11-24T14:58:00Z">
              <w:tcPr>
                <w:tcW w:w="559" w:type="pct"/>
                <w:shd w:val="clear" w:color="auto" w:fill="auto"/>
                <w:noWrap/>
                <w:vAlign w:val="center"/>
                <w:hideMark/>
              </w:tcPr>
            </w:tcPrChange>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Change w:id="127" w:author="Alex" w:date="2015-11-24T14:58:00Z">
              <w:tcPr>
                <w:tcW w:w="672" w:type="pct"/>
                <w:shd w:val="clear" w:color="auto" w:fill="auto"/>
                <w:noWrap/>
                <w:vAlign w:val="center"/>
                <w:hideMark/>
              </w:tcPr>
            </w:tcPrChange>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Change w:id="128" w:author="Alex" w:date="2015-11-24T14:58:00Z">
              <w:tcPr>
                <w:tcW w:w="621" w:type="pct"/>
                <w:shd w:val="clear" w:color="auto" w:fill="auto"/>
                <w:noWrap/>
                <w:vAlign w:val="center"/>
                <w:hideMark/>
              </w:tcPr>
            </w:tcPrChange>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Change w:id="129" w:author="Alex" w:date="2015-11-24T14:58:00Z">
              <w:tcPr>
                <w:tcW w:w="620" w:type="pct"/>
                <w:shd w:val="clear" w:color="auto" w:fill="auto"/>
                <w:noWrap/>
                <w:vAlign w:val="center"/>
                <w:hideMark/>
              </w:tcPr>
            </w:tcPrChange>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Change w:id="130" w:author="Alex" w:date="2015-11-24T14:58:00Z">
              <w:tcPr>
                <w:tcW w:w="548" w:type="pct"/>
                <w:shd w:val="clear" w:color="auto" w:fill="auto"/>
                <w:noWrap/>
                <w:vAlign w:val="center"/>
                <w:hideMark/>
              </w:tcPr>
            </w:tcPrChange>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Change w:id="131" w:author="Alex" w:date="2015-11-24T14:58:00Z">
              <w:tcPr>
                <w:tcW w:w="547" w:type="pct"/>
                <w:shd w:val="clear" w:color="auto" w:fill="auto"/>
                <w:noWrap/>
                <w:vAlign w:val="center"/>
                <w:hideMark/>
              </w:tcPr>
            </w:tcPrChange>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FD35EA">
        <w:trPr>
          <w:trHeight w:val="300"/>
          <w:trPrChange w:id="132" w:author="Alex" w:date="2015-11-24T14:58:00Z">
            <w:trPr>
              <w:trHeight w:val="300"/>
            </w:trPr>
          </w:trPrChange>
        </w:trPr>
        <w:tc>
          <w:tcPr>
            <w:tcW w:w="1433" w:type="pct"/>
            <w:shd w:val="clear" w:color="auto" w:fill="auto"/>
            <w:noWrap/>
            <w:vAlign w:val="center"/>
            <w:hideMark/>
            <w:tcPrChange w:id="133" w:author="Alex" w:date="2015-11-24T14:58:00Z">
              <w:tcPr>
                <w:tcW w:w="1433" w:type="pct"/>
                <w:shd w:val="clear" w:color="auto" w:fill="auto"/>
                <w:noWrap/>
                <w:vAlign w:val="center"/>
                <w:hideMark/>
              </w:tcPr>
            </w:tcPrChange>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Change w:id="134" w:author="Alex" w:date="2015-11-24T14:58:00Z">
              <w:tcPr>
                <w:tcW w:w="559" w:type="pct"/>
                <w:shd w:val="clear" w:color="auto" w:fill="auto"/>
                <w:noWrap/>
                <w:vAlign w:val="center"/>
                <w:hideMark/>
              </w:tcPr>
            </w:tcPrChange>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135" w:author="Alex" w:date="2015-11-24T14:58:00Z">
              <w:tcPr>
                <w:tcW w:w="672" w:type="pct"/>
                <w:shd w:val="clear" w:color="auto" w:fill="auto"/>
                <w:noWrap/>
                <w:vAlign w:val="center"/>
                <w:hideMark/>
              </w:tcPr>
            </w:tcPrChange>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136" w:author="Alex" w:date="2015-11-24T14:58:00Z">
              <w:tcPr>
                <w:tcW w:w="621" w:type="pct"/>
                <w:shd w:val="clear" w:color="auto" w:fill="auto"/>
                <w:noWrap/>
                <w:vAlign w:val="center"/>
                <w:hideMark/>
              </w:tcPr>
            </w:tcPrChange>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137" w:author="Alex" w:date="2015-11-24T14:58:00Z">
              <w:tcPr>
                <w:tcW w:w="620" w:type="pct"/>
                <w:shd w:val="clear" w:color="auto" w:fill="auto"/>
                <w:noWrap/>
                <w:vAlign w:val="center"/>
                <w:hideMark/>
              </w:tcPr>
            </w:tcPrChange>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138" w:author="Alex" w:date="2015-11-24T14:58:00Z">
              <w:tcPr>
                <w:tcW w:w="548" w:type="pct"/>
                <w:shd w:val="clear" w:color="auto" w:fill="auto"/>
                <w:noWrap/>
                <w:vAlign w:val="center"/>
                <w:hideMark/>
              </w:tcPr>
            </w:tcPrChange>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139" w:author="Alex" w:date="2015-11-24T14:58:00Z">
              <w:tcPr>
                <w:tcW w:w="547" w:type="pct"/>
                <w:shd w:val="clear" w:color="auto" w:fill="auto"/>
                <w:noWrap/>
                <w:vAlign w:val="center"/>
                <w:hideMark/>
              </w:tcPr>
            </w:tcPrChange>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FD35EA">
        <w:trPr>
          <w:trHeight w:val="300"/>
          <w:trPrChange w:id="140" w:author="Alex" w:date="2015-11-24T14:58:00Z">
            <w:trPr>
              <w:trHeight w:val="300"/>
            </w:trPr>
          </w:trPrChange>
        </w:trPr>
        <w:tc>
          <w:tcPr>
            <w:tcW w:w="1433" w:type="pct"/>
            <w:shd w:val="clear" w:color="auto" w:fill="auto"/>
            <w:noWrap/>
            <w:vAlign w:val="center"/>
            <w:hideMark/>
            <w:tcPrChange w:id="141" w:author="Alex" w:date="2015-11-24T14:58:00Z">
              <w:tcPr>
                <w:tcW w:w="1433" w:type="pct"/>
                <w:shd w:val="clear" w:color="auto" w:fill="auto"/>
                <w:noWrap/>
                <w:vAlign w:val="center"/>
                <w:hideMark/>
              </w:tcPr>
            </w:tcPrChange>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Change w:id="142" w:author="Alex" w:date="2015-11-24T14:58:00Z">
              <w:tcPr>
                <w:tcW w:w="559" w:type="pct"/>
                <w:shd w:val="clear" w:color="auto" w:fill="auto"/>
                <w:noWrap/>
                <w:vAlign w:val="center"/>
                <w:hideMark/>
              </w:tcPr>
            </w:tcPrChange>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143" w:author="Alex" w:date="2015-11-24T14:58:00Z">
              <w:tcPr>
                <w:tcW w:w="672" w:type="pct"/>
                <w:shd w:val="clear" w:color="auto" w:fill="auto"/>
                <w:noWrap/>
                <w:vAlign w:val="center"/>
                <w:hideMark/>
              </w:tcPr>
            </w:tcPrChange>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144" w:author="Alex" w:date="2015-11-24T14:58:00Z">
              <w:tcPr>
                <w:tcW w:w="621" w:type="pct"/>
                <w:shd w:val="clear" w:color="auto" w:fill="auto"/>
                <w:noWrap/>
                <w:vAlign w:val="center"/>
                <w:hideMark/>
              </w:tcPr>
            </w:tcPrChange>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145" w:author="Alex" w:date="2015-11-24T14:58:00Z">
              <w:tcPr>
                <w:tcW w:w="620" w:type="pct"/>
                <w:shd w:val="clear" w:color="auto" w:fill="auto"/>
                <w:noWrap/>
                <w:vAlign w:val="center"/>
                <w:hideMark/>
              </w:tcPr>
            </w:tcPrChange>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146" w:author="Alex" w:date="2015-11-24T14:58:00Z">
              <w:tcPr>
                <w:tcW w:w="548" w:type="pct"/>
                <w:shd w:val="clear" w:color="auto" w:fill="auto"/>
                <w:noWrap/>
                <w:vAlign w:val="center"/>
                <w:hideMark/>
              </w:tcPr>
            </w:tcPrChange>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147" w:author="Alex" w:date="2015-11-24T14:58:00Z">
              <w:tcPr>
                <w:tcW w:w="547" w:type="pct"/>
                <w:shd w:val="clear" w:color="auto" w:fill="auto"/>
                <w:noWrap/>
                <w:vAlign w:val="center"/>
                <w:hideMark/>
              </w:tcPr>
            </w:tcPrChange>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FD35EA">
        <w:trPr>
          <w:trHeight w:val="300"/>
          <w:trPrChange w:id="148" w:author="Alex" w:date="2015-11-24T14:58:00Z">
            <w:trPr>
              <w:trHeight w:val="300"/>
            </w:trPr>
          </w:trPrChange>
        </w:trPr>
        <w:tc>
          <w:tcPr>
            <w:tcW w:w="1433" w:type="pct"/>
            <w:shd w:val="clear" w:color="auto" w:fill="auto"/>
            <w:noWrap/>
            <w:vAlign w:val="center"/>
            <w:hideMark/>
            <w:tcPrChange w:id="149" w:author="Alex" w:date="2015-11-24T14:58:00Z">
              <w:tcPr>
                <w:tcW w:w="1433" w:type="pct"/>
                <w:shd w:val="clear" w:color="auto" w:fill="auto"/>
                <w:noWrap/>
                <w:vAlign w:val="center"/>
                <w:hideMark/>
              </w:tcPr>
            </w:tcPrChange>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Change w:id="150" w:author="Alex" w:date="2015-11-24T14:58:00Z">
              <w:tcPr>
                <w:tcW w:w="559" w:type="pct"/>
                <w:shd w:val="clear" w:color="auto" w:fill="auto"/>
                <w:noWrap/>
                <w:vAlign w:val="center"/>
                <w:hideMark/>
              </w:tcPr>
            </w:tcPrChange>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Change w:id="151" w:author="Alex" w:date="2015-11-24T14:58:00Z">
              <w:tcPr>
                <w:tcW w:w="672" w:type="pct"/>
                <w:shd w:val="clear" w:color="auto" w:fill="auto"/>
                <w:noWrap/>
                <w:vAlign w:val="center"/>
                <w:hideMark/>
              </w:tcPr>
            </w:tcPrChange>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Change w:id="152" w:author="Alex" w:date="2015-11-24T14:58:00Z">
              <w:tcPr>
                <w:tcW w:w="621" w:type="pct"/>
                <w:shd w:val="clear" w:color="auto" w:fill="auto"/>
                <w:noWrap/>
                <w:vAlign w:val="center"/>
                <w:hideMark/>
              </w:tcPr>
            </w:tcPrChange>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Change w:id="153" w:author="Alex" w:date="2015-11-24T14:58:00Z">
              <w:tcPr>
                <w:tcW w:w="620" w:type="pct"/>
                <w:shd w:val="clear" w:color="auto" w:fill="auto"/>
                <w:noWrap/>
                <w:vAlign w:val="center"/>
                <w:hideMark/>
              </w:tcPr>
            </w:tcPrChange>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Change w:id="154" w:author="Alex" w:date="2015-11-24T14:58:00Z">
              <w:tcPr>
                <w:tcW w:w="548" w:type="pct"/>
                <w:shd w:val="clear" w:color="auto" w:fill="auto"/>
                <w:noWrap/>
                <w:vAlign w:val="center"/>
                <w:hideMark/>
              </w:tcPr>
            </w:tcPrChange>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Change w:id="155" w:author="Alex" w:date="2015-11-24T14:58:00Z">
              <w:tcPr>
                <w:tcW w:w="547" w:type="pct"/>
                <w:shd w:val="clear" w:color="auto" w:fill="auto"/>
                <w:noWrap/>
                <w:vAlign w:val="center"/>
                <w:hideMark/>
              </w:tcPr>
            </w:tcPrChange>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FD35EA">
        <w:trPr>
          <w:trHeight w:val="300"/>
          <w:trPrChange w:id="156" w:author="Alex" w:date="2015-11-24T14:58:00Z">
            <w:trPr>
              <w:trHeight w:val="300"/>
            </w:trPr>
          </w:trPrChange>
        </w:trPr>
        <w:tc>
          <w:tcPr>
            <w:tcW w:w="1433" w:type="pct"/>
            <w:shd w:val="clear" w:color="auto" w:fill="auto"/>
            <w:noWrap/>
            <w:vAlign w:val="center"/>
            <w:hideMark/>
            <w:tcPrChange w:id="157" w:author="Alex" w:date="2015-11-24T14:58:00Z">
              <w:tcPr>
                <w:tcW w:w="1433" w:type="pct"/>
                <w:shd w:val="clear" w:color="auto" w:fill="auto"/>
                <w:noWrap/>
                <w:vAlign w:val="center"/>
                <w:hideMark/>
              </w:tcPr>
            </w:tcPrChange>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Change w:id="158" w:author="Alex" w:date="2015-11-24T14:58:00Z">
              <w:tcPr>
                <w:tcW w:w="559" w:type="pct"/>
                <w:shd w:val="clear" w:color="auto" w:fill="auto"/>
                <w:noWrap/>
                <w:vAlign w:val="center"/>
                <w:hideMark/>
              </w:tcPr>
            </w:tcPrChange>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Change w:id="159" w:author="Alex" w:date="2015-11-24T14:58:00Z">
              <w:tcPr>
                <w:tcW w:w="672" w:type="pct"/>
                <w:shd w:val="clear" w:color="auto" w:fill="auto"/>
                <w:noWrap/>
                <w:vAlign w:val="center"/>
                <w:hideMark/>
              </w:tcPr>
            </w:tcPrChange>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Change w:id="160" w:author="Alex" w:date="2015-11-24T14:58:00Z">
              <w:tcPr>
                <w:tcW w:w="621" w:type="pct"/>
                <w:shd w:val="clear" w:color="auto" w:fill="auto"/>
                <w:noWrap/>
                <w:vAlign w:val="center"/>
                <w:hideMark/>
              </w:tcPr>
            </w:tcPrChange>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Change w:id="161" w:author="Alex" w:date="2015-11-24T14:58:00Z">
              <w:tcPr>
                <w:tcW w:w="620" w:type="pct"/>
                <w:shd w:val="clear" w:color="auto" w:fill="auto"/>
                <w:noWrap/>
                <w:vAlign w:val="center"/>
                <w:hideMark/>
              </w:tcPr>
            </w:tcPrChange>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Change w:id="162" w:author="Alex" w:date="2015-11-24T14:58:00Z">
              <w:tcPr>
                <w:tcW w:w="548" w:type="pct"/>
                <w:shd w:val="clear" w:color="auto" w:fill="auto"/>
                <w:noWrap/>
                <w:vAlign w:val="center"/>
                <w:hideMark/>
              </w:tcPr>
            </w:tcPrChange>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Change w:id="163" w:author="Alex" w:date="2015-11-24T14:58:00Z">
              <w:tcPr>
                <w:tcW w:w="547" w:type="pct"/>
                <w:shd w:val="clear" w:color="auto" w:fill="auto"/>
                <w:noWrap/>
                <w:vAlign w:val="center"/>
                <w:hideMark/>
              </w:tcPr>
            </w:tcPrChange>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FD35EA">
        <w:trPr>
          <w:trHeight w:val="300"/>
          <w:trPrChange w:id="164" w:author="Alex" w:date="2015-11-24T14:58:00Z">
            <w:trPr>
              <w:trHeight w:val="300"/>
            </w:trPr>
          </w:trPrChange>
        </w:trPr>
        <w:tc>
          <w:tcPr>
            <w:tcW w:w="1433" w:type="pct"/>
            <w:shd w:val="clear" w:color="auto" w:fill="auto"/>
            <w:noWrap/>
            <w:vAlign w:val="center"/>
            <w:hideMark/>
            <w:tcPrChange w:id="165" w:author="Alex" w:date="2015-11-24T14:58:00Z">
              <w:tcPr>
                <w:tcW w:w="1433" w:type="pct"/>
                <w:shd w:val="clear" w:color="auto" w:fill="auto"/>
                <w:noWrap/>
                <w:vAlign w:val="center"/>
                <w:hideMark/>
              </w:tcPr>
            </w:tcPrChange>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Change w:id="166" w:author="Alex" w:date="2015-11-24T14:58:00Z">
              <w:tcPr>
                <w:tcW w:w="559" w:type="pct"/>
                <w:shd w:val="clear" w:color="auto" w:fill="auto"/>
                <w:noWrap/>
                <w:vAlign w:val="center"/>
                <w:hideMark/>
              </w:tcPr>
            </w:tcPrChange>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Change w:id="167" w:author="Alex" w:date="2015-11-24T14:58:00Z">
              <w:tcPr>
                <w:tcW w:w="672" w:type="pct"/>
                <w:shd w:val="clear" w:color="auto" w:fill="auto"/>
                <w:noWrap/>
                <w:vAlign w:val="center"/>
                <w:hideMark/>
              </w:tcPr>
            </w:tcPrChange>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Change w:id="168" w:author="Alex" w:date="2015-11-24T14:58:00Z">
              <w:tcPr>
                <w:tcW w:w="621" w:type="pct"/>
                <w:shd w:val="clear" w:color="auto" w:fill="auto"/>
                <w:noWrap/>
                <w:vAlign w:val="center"/>
                <w:hideMark/>
              </w:tcPr>
            </w:tcPrChange>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Change w:id="169" w:author="Alex" w:date="2015-11-24T14:58:00Z">
              <w:tcPr>
                <w:tcW w:w="620" w:type="pct"/>
                <w:shd w:val="clear" w:color="auto" w:fill="auto"/>
                <w:noWrap/>
                <w:vAlign w:val="center"/>
                <w:hideMark/>
              </w:tcPr>
            </w:tcPrChange>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Change w:id="170" w:author="Alex" w:date="2015-11-24T14:58:00Z">
              <w:tcPr>
                <w:tcW w:w="548" w:type="pct"/>
                <w:shd w:val="clear" w:color="auto" w:fill="auto"/>
                <w:noWrap/>
                <w:vAlign w:val="center"/>
                <w:hideMark/>
              </w:tcPr>
            </w:tcPrChange>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Change w:id="171" w:author="Alex" w:date="2015-11-24T14:58:00Z">
              <w:tcPr>
                <w:tcW w:w="547" w:type="pct"/>
                <w:shd w:val="clear" w:color="auto" w:fill="auto"/>
                <w:noWrap/>
                <w:vAlign w:val="center"/>
                <w:hideMark/>
              </w:tcPr>
            </w:tcPrChange>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FD35EA">
        <w:trPr>
          <w:trHeight w:val="300"/>
          <w:trPrChange w:id="172" w:author="Alex" w:date="2015-11-24T14:58:00Z">
            <w:trPr>
              <w:trHeight w:val="300"/>
            </w:trPr>
          </w:trPrChange>
        </w:trPr>
        <w:tc>
          <w:tcPr>
            <w:tcW w:w="1433" w:type="pct"/>
            <w:shd w:val="clear" w:color="auto" w:fill="auto"/>
            <w:noWrap/>
            <w:vAlign w:val="center"/>
            <w:hideMark/>
            <w:tcPrChange w:id="173" w:author="Alex" w:date="2015-11-24T14:58:00Z">
              <w:tcPr>
                <w:tcW w:w="1433" w:type="pct"/>
                <w:shd w:val="clear" w:color="auto" w:fill="auto"/>
                <w:noWrap/>
                <w:vAlign w:val="center"/>
                <w:hideMark/>
              </w:tcPr>
            </w:tcPrChange>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Change w:id="174" w:author="Alex" w:date="2015-11-24T14:58:00Z">
              <w:tcPr>
                <w:tcW w:w="559" w:type="pct"/>
                <w:shd w:val="clear" w:color="auto" w:fill="auto"/>
                <w:noWrap/>
                <w:vAlign w:val="center"/>
                <w:hideMark/>
              </w:tcPr>
            </w:tcPrChange>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Change w:id="175" w:author="Alex" w:date="2015-11-24T14:58:00Z">
              <w:tcPr>
                <w:tcW w:w="672" w:type="pct"/>
                <w:shd w:val="clear" w:color="auto" w:fill="auto"/>
                <w:noWrap/>
                <w:vAlign w:val="center"/>
                <w:hideMark/>
              </w:tcPr>
            </w:tcPrChange>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Change w:id="176" w:author="Alex" w:date="2015-11-24T14:58:00Z">
              <w:tcPr>
                <w:tcW w:w="621" w:type="pct"/>
                <w:shd w:val="clear" w:color="auto" w:fill="auto"/>
                <w:noWrap/>
                <w:vAlign w:val="center"/>
                <w:hideMark/>
              </w:tcPr>
            </w:tcPrChange>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Change w:id="177" w:author="Alex" w:date="2015-11-24T14:58:00Z">
              <w:tcPr>
                <w:tcW w:w="620" w:type="pct"/>
                <w:shd w:val="clear" w:color="auto" w:fill="auto"/>
                <w:noWrap/>
                <w:vAlign w:val="center"/>
                <w:hideMark/>
              </w:tcPr>
            </w:tcPrChange>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Change w:id="178" w:author="Alex" w:date="2015-11-24T14:58:00Z">
              <w:tcPr>
                <w:tcW w:w="548" w:type="pct"/>
                <w:shd w:val="clear" w:color="auto" w:fill="auto"/>
                <w:noWrap/>
                <w:vAlign w:val="center"/>
                <w:hideMark/>
              </w:tcPr>
            </w:tcPrChange>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Change w:id="179" w:author="Alex" w:date="2015-11-24T14:58:00Z">
              <w:tcPr>
                <w:tcW w:w="547" w:type="pct"/>
                <w:shd w:val="clear" w:color="auto" w:fill="auto"/>
                <w:noWrap/>
                <w:vAlign w:val="center"/>
                <w:hideMark/>
              </w:tcPr>
            </w:tcPrChange>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FD35EA">
        <w:trPr>
          <w:trHeight w:val="300"/>
          <w:trPrChange w:id="180" w:author="Alex" w:date="2015-11-24T14:58:00Z">
            <w:trPr>
              <w:trHeight w:val="300"/>
            </w:trPr>
          </w:trPrChange>
        </w:trPr>
        <w:tc>
          <w:tcPr>
            <w:tcW w:w="1433" w:type="pct"/>
            <w:shd w:val="clear" w:color="auto" w:fill="auto"/>
            <w:noWrap/>
            <w:vAlign w:val="center"/>
            <w:hideMark/>
            <w:tcPrChange w:id="181" w:author="Alex" w:date="2015-11-24T14:58:00Z">
              <w:tcPr>
                <w:tcW w:w="1433" w:type="pct"/>
                <w:shd w:val="clear" w:color="auto" w:fill="auto"/>
                <w:noWrap/>
                <w:vAlign w:val="center"/>
                <w:hideMark/>
              </w:tcPr>
            </w:tcPrChange>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Change w:id="182" w:author="Alex" w:date="2015-11-24T14:58:00Z">
              <w:tcPr>
                <w:tcW w:w="559" w:type="pct"/>
                <w:shd w:val="clear" w:color="auto" w:fill="auto"/>
                <w:noWrap/>
                <w:vAlign w:val="center"/>
                <w:hideMark/>
              </w:tcPr>
            </w:tcPrChange>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183" w:author="Alex" w:date="2015-11-24T14:58:00Z">
              <w:tcPr>
                <w:tcW w:w="672" w:type="pct"/>
                <w:shd w:val="clear" w:color="auto" w:fill="auto"/>
                <w:noWrap/>
                <w:vAlign w:val="center"/>
                <w:hideMark/>
              </w:tcPr>
            </w:tcPrChange>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184" w:author="Alex" w:date="2015-11-24T14:58:00Z">
              <w:tcPr>
                <w:tcW w:w="621" w:type="pct"/>
                <w:shd w:val="clear" w:color="auto" w:fill="auto"/>
                <w:noWrap/>
                <w:vAlign w:val="center"/>
                <w:hideMark/>
              </w:tcPr>
            </w:tcPrChange>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185" w:author="Alex" w:date="2015-11-24T14:58:00Z">
              <w:tcPr>
                <w:tcW w:w="620" w:type="pct"/>
                <w:shd w:val="clear" w:color="auto" w:fill="auto"/>
                <w:noWrap/>
                <w:vAlign w:val="center"/>
                <w:hideMark/>
              </w:tcPr>
            </w:tcPrChange>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186" w:author="Alex" w:date="2015-11-24T14:58:00Z">
              <w:tcPr>
                <w:tcW w:w="548" w:type="pct"/>
                <w:shd w:val="clear" w:color="auto" w:fill="auto"/>
                <w:noWrap/>
                <w:vAlign w:val="center"/>
                <w:hideMark/>
              </w:tcPr>
            </w:tcPrChange>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187" w:author="Alex" w:date="2015-11-24T14:58:00Z">
              <w:tcPr>
                <w:tcW w:w="547" w:type="pct"/>
                <w:shd w:val="clear" w:color="auto" w:fill="auto"/>
                <w:noWrap/>
                <w:vAlign w:val="center"/>
                <w:hideMark/>
              </w:tcPr>
            </w:tcPrChange>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FD35EA">
        <w:trPr>
          <w:trHeight w:val="300"/>
          <w:trPrChange w:id="188" w:author="Alex" w:date="2015-11-24T14:58:00Z">
            <w:trPr>
              <w:trHeight w:val="300"/>
            </w:trPr>
          </w:trPrChange>
        </w:trPr>
        <w:tc>
          <w:tcPr>
            <w:tcW w:w="1433" w:type="pct"/>
            <w:shd w:val="clear" w:color="auto" w:fill="auto"/>
            <w:noWrap/>
            <w:vAlign w:val="center"/>
            <w:hideMark/>
            <w:tcPrChange w:id="189" w:author="Alex" w:date="2015-11-24T14:58:00Z">
              <w:tcPr>
                <w:tcW w:w="1433" w:type="pct"/>
                <w:shd w:val="clear" w:color="auto" w:fill="auto"/>
                <w:noWrap/>
                <w:vAlign w:val="center"/>
                <w:hideMark/>
              </w:tcPr>
            </w:tcPrChange>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Change w:id="190" w:author="Alex" w:date="2015-11-24T14:58:00Z">
              <w:tcPr>
                <w:tcW w:w="559" w:type="pct"/>
                <w:shd w:val="clear" w:color="auto" w:fill="auto"/>
                <w:noWrap/>
                <w:vAlign w:val="center"/>
                <w:hideMark/>
              </w:tcPr>
            </w:tcPrChange>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Change w:id="191" w:author="Alex" w:date="2015-11-24T14:58:00Z">
              <w:tcPr>
                <w:tcW w:w="672" w:type="pct"/>
                <w:shd w:val="clear" w:color="auto" w:fill="auto"/>
                <w:noWrap/>
                <w:vAlign w:val="center"/>
                <w:hideMark/>
              </w:tcPr>
            </w:tcPrChange>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Change w:id="192" w:author="Alex" w:date="2015-11-24T14:58:00Z">
              <w:tcPr>
                <w:tcW w:w="621" w:type="pct"/>
                <w:shd w:val="clear" w:color="auto" w:fill="auto"/>
                <w:noWrap/>
                <w:vAlign w:val="center"/>
                <w:hideMark/>
              </w:tcPr>
            </w:tcPrChange>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Change w:id="193" w:author="Alex" w:date="2015-11-24T14:58:00Z">
              <w:tcPr>
                <w:tcW w:w="620" w:type="pct"/>
                <w:shd w:val="clear" w:color="auto" w:fill="auto"/>
                <w:noWrap/>
                <w:vAlign w:val="center"/>
                <w:hideMark/>
              </w:tcPr>
            </w:tcPrChange>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Change w:id="194" w:author="Alex" w:date="2015-11-24T14:58:00Z">
              <w:tcPr>
                <w:tcW w:w="548" w:type="pct"/>
                <w:shd w:val="clear" w:color="auto" w:fill="auto"/>
                <w:noWrap/>
                <w:vAlign w:val="center"/>
                <w:hideMark/>
              </w:tcPr>
            </w:tcPrChange>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Change w:id="195" w:author="Alex" w:date="2015-11-24T14:58:00Z">
              <w:tcPr>
                <w:tcW w:w="547" w:type="pct"/>
                <w:shd w:val="clear" w:color="auto" w:fill="auto"/>
                <w:noWrap/>
                <w:vAlign w:val="center"/>
                <w:hideMark/>
              </w:tcPr>
            </w:tcPrChange>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FD35EA">
        <w:trPr>
          <w:trHeight w:val="300"/>
          <w:trPrChange w:id="196" w:author="Alex" w:date="2015-11-24T14:58:00Z">
            <w:trPr>
              <w:trHeight w:val="300"/>
            </w:trPr>
          </w:trPrChange>
        </w:trPr>
        <w:tc>
          <w:tcPr>
            <w:tcW w:w="1433" w:type="pct"/>
            <w:shd w:val="clear" w:color="auto" w:fill="auto"/>
            <w:noWrap/>
            <w:vAlign w:val="center"/>
            <w:hideMark/>
            <w:tcPrChange w:id="197" w:author="Alex" w:date="2015-11-24T14:58:00Z">
              <w:tcPr>
                <w:tcW w:w="1433" w:type="pct"/>
                <w:shd w:val="clear" w:color="auto" w:fill="auto"/>
                <w:noWrap/>
                <w:vAlign w:val="center"/>
                <w:hideMark/>
              </w:tcPr>
            </w:tcPrChange>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Change w:id="198" w:author="Alex" w:date="2015-11-24T14:58:00Z">
              <w:tcPr>
                <w:tcW w:w="559" w:type="pct"/>
                <w:shd w:val="clear" w:color="auto" w:fill="auto"/>
                <w:noWrap/>
                <w:vAlign w:val="center"/>
                <w:hideMark/>
              </w:tcPr>
            </w:tcPrChange>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Change w:id="199" w:author="Alex" w:date="2015-11-24T14:58:00Z">
              <w:tcPr>
                <w:tcW w:w="672" w:type="pct"/>
                <w:shd w:val="clear" w:color="auto" w:fill="auto"/>
                <w:noWrap/>
                <w:vAlign w:val="center"/>
                <w:hideMark/>
              </w:tcPr>
            </w:tcPrChange>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Change w:id="200" w:author="Alex" w:date="2015-11-24T14:58:00Z">
              <w:tcPr>
                <w:tcW w:w="621" w:type="pct"/>
                <w:shd w:val="clear" w:color="auto" w:fill="auto"/>
                <w:noWrap/>
                <w:vAlign w:val="center"/>
                <w:hideMark/>
              </w:tcPr>
            </w:tcPrChange>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Change w:id="201" w:author="Alex" w:date="2015-11-24T14:58:00Z">
              <w:tcPr>
                <w:tcW w:w="620" w:type="pct"/>
                <w:shd w:val="clear" w:color="auto" w:fill="auto"/>
                <w:noWrap/>
                <w:vAlign w:val="center"/>
                <w:hideMark/>
              </w:tcPr>
            </w:tcPrChange>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Change w:id="202" w:author="Alex" w:date="2015-11-24T14:58:00Z">
              <w:tcPr>
                <w:tcW w:w="548" w:type="pct"/>
                <w:shd w:val="clear" w:color="auto" w:fill="auto"/>
                <w:noWrap/>
                <w:vAlign w:val="center"/>
                <w:hideMark/>
              </w:tcPr>
            </w:tcPrChange>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Change w:id="203" w:author="Alex" w:date="2015-11-24T14:58:00Z">
              <w:tcPr>
                <w:tcW w:w="547" w:type="pct"/>
                <w:shd w:val="clear" w:color="auto" w:fill="auto"/>
                <w:noWrap/>
                <w:vAlign w:val="center"/>
                <w:hideMark/>
              </w:tcPr>
            </w:tcPrChange>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FD35EA">
        <w:trPr>
          <w:trHeight w:val="300"/>
          <w:trPrChange w:id="204" w:author="Alex" w:date="2015-11-24T14:58:00Z">
            <w:trPr>
              <w:trHeight w:val="300"/>
            </w:trPr>
          </w:trPrChange>
        </w:trPr>
        <w:tc>
          <w:tcPr>
            <w:tcW w:w="1433" w:type="pct"/>
            <w:shd w:val="clear" w:color="auto" w:fill="auto"/>
            <w:noWrap/>
            <w:vAlign w:val="center"/>
            <w:hideMark/>
            <w:tcPrChange w:id="205" w:author="Alex" w:date="2015-11-24T14:58:00Z">
              <w:tcPr>
                <w:tcW w:w="1433" w:type="pct"/>
                <w:shd w:val="clear" w:color="auto" w:fill="auto"/>
                <w:noWrap/>
                <w:vAlign w:val="center"/>
                <w:hideMark/>
              </w:tcPr>
            </w:tcPrChange>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Change w:id="206" w:author="Alex" w:date="2015-11-24T14:58:00Z">
              <w:tcPr>
                <w:tcW w:w="559" w:type="pct"/>
                <w:shd w:val="clear" w:color="auto" w:fill="auto"/>
                <w:noWrap/>
                <w:vAlign w:val="center"/>
                <w:hideMark/>
              </w:tcPr>
            </w:tcPrChange>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Change w:id="207" w:author="Alex" w:date="2015-11-24T14:58:00Z">
              <w:tcPr>
                <w:tcW w:w="672" w:type="pct"/>
                <w:shd w:val="clear" w:color="auto" w:fill="auto"/>
                <w:noWrap/>
                <w:vAlign w:val="center"/>
                <w:hideMark/>
              </w:tcPr>
            </w:tcPrChange>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Change w:id="208" w:author="Alex" w:date="2015-11-24T14:58:00Z">
              <w:tcPr>
                <w:tcW w:w="621" w:type="pct"/>
                <w:shd w:val="clear" w:color="auto" w:fill="auto"/>
                <w:noWrap/>
                <w:vAlign w:val="center"/>
                <w:hideMark/>
              </w:tcPr>
            </w:tcPrChange>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Change w:id="209" w:author="Alex" w:date="2015-11-24T14:58:00Z">
              <w:tcPr>
                <w:tcW w:w="620" w:type="pct"/>
                <w:shd w:val="clear" w:color="auto" w:fill="auto"/>
                <w:noWrap/>
                <w:vAlign w:val="center"/>
                <w:hideMark/>
              </w:tcPr>
            </w:tcPrChange>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Change w:id="210" w:author="Alex" w:date="2015-11-24T14:58:00Z">
              <w:tcPr>
                <w:tcW w:w="548" w:type="pct"/>
                <w:shd w:val="clear" w:color="auto" w:fill="auto"/>
                <w:noWrap/>
                <w:vAlign w:val="center"/>
                <w:hideMark/>
              </w:tcPr>
            </w:tcPrChange>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Change w:id="211" w:author="Alex" w:date="2015-11-24T14:58:00Z">
              <w:tcPr>
                <w:tcW w:w="547" w:type="pct"/>
                <w:shd w:val="clear" w:color="auto" w:fill="auto"/>
                <w:noWrap/>
                <w:vAlign w:val="center"/>
                <w:hideMark/>
              </w:tcPr>
            </w:tcPrChange>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FD35EA">
        <w:trPr>
          <w:trHeight w:val="300"/>
          <w:trPrChange w:id="212" w:author="Alex" w:date="2015-11-24T14:58:00Z">
            <w:trPr>
              <w:trHeight w:val="300"/>
            </w:trPr>
          </w:trPrChange>
        </w:trPr>
        <w:tc>
          <w:tcPr>
            <w:tcW w:w="1433" w:type="pct"/>
            <w:shd w:val="clear" w:color="auto" w:fill="auto"/>
            <w:noWrap/>
            <w:vAlign w:val="center"/>
            <w:hideMark/>
            <w:tcPrChange w:id="213" w:author="Alex" w:date="2015-11-24T14:58:00Z">
              <w:tcPr>
                <w:tcW w:w="1433" w:type="pct"/>
                <w:shd w:val="clear" w:color="auto" w:fill="auto"/>
                <w:noWrap/>
                <w:vAlign w:val="center"/>
                <w:hideMark/>
              </w:tcPr>
            </w:tcPrChange>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Change w:id="214" w:author="Alex" w:date="2015-11-24T14:58:00Z">
              <w:tcPr>
                <w:tcW w:w="559" w:type="pct"/>
                <w:shd w:val="clear" w:color="auto" w:fill="auto"/>
                <w:noWrap/>
                <w:vAlign w:val="center"/>
                <w:hideMark/>
              </w:tcPr>
            </w:tcPrChange>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Change w:id="215" w:author="Alex" w:date="2015-11-24T14:58:00Z">
              <w:tcPr>
                <w:tcW w:w="672" w:type="pct"/>
                <w:shd w:val="clear" w:color="auto" w:fill="auto"/>
                <w:noWrap/>
                <w:vAlign w:val="center"/>
                <w:hideMark/>
              </w:tcPr>
            </w:tcPrChange>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Change w:id="216" w:author="Alex" w:date="2015-11-24T14:58:00Z">
              <w:tcPr>
                <w:tcW w:w="621" w:type="pct"/>
                <w:shd w:val="clear" w:color="auto" w:fill="auto"/>
                <w:noWrap/>
                <w:vAlign w:val="center"/>
                <w:hideMark/>
              </w:tcPr>
            </w:tcPrChange>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Change w:id="217" w:author="Alex" w:date="2015-11-24T14:58:00Z">
              <w:tcPr>
                <w:tcW w:w="620" w:type="pct"/>
                <w:shd w:val="clear" w:color="auto" w:fill="auto"/>
                <w:noWrap/>
                <w:vAlign w:val="center"/>
                <w:hideMark/>
              </w:tcPr>
            </w:tcPrChange>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Change w:id="218" w:author="Alex" w:date="2015-11-24T14:58:00Z">
              <w:tcPr>
                <w:tcW w:w="548" w:type="pct"/>
                <w:shd w:val="clear" w:color="auto" w:fill="auto"/>
                <w:noWrap/>
                <w:vAlign w:val="center"/>
                <w:hideMark/>
              </w:tcPr>
            </w:tcPrChange>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Change w:id="219" w:author="Alex" w:date="2015-11-24T14:58:00Z">
              <w:tcPr>
                <w:tcW w:w="547" w:type="pct"/>
                <w:shd w:val="clear" w:color="auto" w:fill="auto"/>
                <w:noWrap/>
                <w:vAlign w:val="center"/>
                <w:hideMark/>
              </w:tcPr>
            </w:tcPrChange>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FD35EA">
        <w:trPr>
          <w:trHeight w:val="300"/>
          <w:trPrChange w:id="220" w:author="Alex" w:date="2015-11-24T14:58:00Z">
            <w:trPr>
              <w:trHeight w:val="300"/>
            </w:trPr>
          </w:trPrChange>
        </w:trPr>
        <w:tc>
          <w:tcPr>
            <w:tcW w:w="1433" w:type="pct"/>
            <w:shd w:val="clear" w:color="auto" w:fill="auto"/>
            <w:noWrap/>
            <w:vAlign w:val="center"/>
            <w:hideMark/>
            <w:tcPrChange w:id="221" w:author="Alex" w:date="2015-11-24T14:58:00Z">
              <w:tcPr>
                <w:tcW w:w="1433" w:type="pct"/>
                <w:shd w:val="clear" w:color="auto" w:fill="auto"/>
                <w:noWrap/>
                <w:vAlign w:val="center"/>
                <w:hideMark/>
              </w:tcPr>
            </w:tcPrChange>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Change w:id="222" w:author="Alex" w:date="2015-11-24T14:58:00Z">
              <w:tcPr>
                <w:tcW w:w="559" w:type="pct"/>
                <w:shd w:val="clear" w:color="auto" w:fill="auto"/>
                <w:noWrap/>
                <w:vAlign w:val="center"/>
                <w:hideMark/>
              </w:tcPr>
            </w:tcPrChange>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Change w:id="223" w:author="Alex" w:date="2015-11-24T14:58:00Z">
              <w:tcPr>
                <w:tcW w:w="672" w:type="pct"/>
                <w:shd w:val="clear" w:color="auto" w:fill="auto"/>
                <w:noWrap/>
                <w:vAlign w:val="center"/>
                <w:hideMark/>
              </w:tcPr>
            </w:tcPrChange>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Change w:id="224" w:author="Alex" w:date="2015-11-24T14:58:00Z">
              <w:tcPr>
                <w:tcW w:w="621" w:type="pct"/>
                <w:shd w:val="clear" w:color="auto" w:fill="auto"/>
                <w:noWrap/>
                <w:vAlign w:val="center"/>
                <w:hideMark/>
              </w:tcPr>
            </w:tcPrChange>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Change w:id="225" w:author="Alex" w:date="2015-11-24T14:58:00Z">
              <w:tcPr>
                <w:tcW w:w="620" w:type="pct"/>
                <w:shd w:val="clear" w:color="auto" w:fill="auto"/>
                <w:noWrap/>
                <w:vAlign w:val="center"/>
                <w:hideMark/>
              </w:tcPr>
            </w:tcPrChange>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Change w:id="226" w:author="Alex" w:date="2015-11-24T14:58:00Z">
              <w:tcPr>
                <w:tcW w:w="548" w:type="pct"/>
                <w:shd w:val="clear" w:color="auto" w:fill="auto"/>
                <w:noWrap/>
                <w:vAlign w:val="center"/>
                <w:hideMark/>
              </w:tcPr>
            </w:tcPrChange>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Change w:id="227" w:author="Alex" w:date="2015-11-24T14:58:00Z">
              <w:tcPr>
                <w:tcW w:w="547" w:type="pct"/>
                <w:shd w:val="clear" w:color="auto" w:fill="auto"/>
                <w:noWrap/>
                <w:vAlign w:val="center"/>
                <w:hideMark/>
              </w:tcPr>
            </w:tcPrChange>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FD35EA">
        <w:trPr>
          <w:trHeight w:val="300"/>
          <w:trPrChange w:id="228" w:author="Alex" w:date="2015-11-24T14:58:00Z">
            <w:trPr>
              <w:trHeight w:val="300"/>
            </w:trPr>
          </w:trPrChange>
        </w:trPr>
        <w:tc>
          <w:tcPr>
            <w:tcW w:w="1433" w:type="pct"/>
            <w:shd w:val="clear" w:color="auto" w:fill="auto"/>
            <w:noWrap/>
            <w:vAlign w:val="center"/>
            <w:hideMark/>
            <w:tcPrChange w:id="229" w:author="Alex" w:date="2015-11-24T14:58:00Z">
              <w:tcPr>
                <w:tcW w:w="1433" w:type="pct"/>
                <w:shd w:val="clear" w:color="auto" w:fill="auto"/>
                <w:noWrap/>
                <w:vAlign w:val="center"/>
                <w:hideMark/>
              </w:tcPr>
            </w:tcPrChange>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Change w:id="230" w:author="Alex" w:date="2015-11-24T14:58:00Z">
              <w:tcPr>
                <w:tcW w:w="559" w:type="pct"/>
                <w:shd w:val="clear" w:color="auto" w:fill="auto"/>
                <w:noWrap/>
                <w:vAlign w:val="center"/>
                <w:hideMark/>
              </w:tcPr>
            </w:tcPrChange>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Change w:id="231" w:author="Alex" w:date="2015-11-24T14:58:00Z">
              <w:tcPr>
                <w:tcW w:w="672" w:type="pct"/>
                <w:shd w:val="clear" w:color="auto" w:fill="auto"/>
                <w:noWrap/>
                <w:vAlign w:val="center"/>
                <w:hideMark/>
              </w:tcPr>
            </w:tcPrChange>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Change w:id="232" w:author="Alex" w:date="2015-11-24T14:58:00Z">
              <w:tcPr>
                <w:tcW w:w="621" w:type="pct"/>
                <w:shd w:val="clear" w:color="auto" w:fill="auto"/>
                <w:noWrap/>
                <w:vAlign w:val="center"/>
                <w:hideMark/>
              </w:tcPr>
            </w:tcPrChange>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Change w:id="233" w:author="Alex" w:date="2015-11-24T14:58:00Z">
              <w:tcPr>
                <w:tcW w:w="620" w:type="pct"/>
                <w:shd w:val="clear" w:color="auto" w:fill="auto"/>
                <w:noWrap/>
                <w:vAlign w:val="center"/>
                <w:hideMark/>
              </w:tcPr>
            </w:tcPrChange>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Change w:id="234" w:author="Alex" w:date="2015-11-24T14:58:00Z">
              <w:tcPr>
                <w:tcW w:w="548" w:type="pct"/>
                <w:shd w:val="clear" w:color="auto" w:fill="auto"/>
                <w:noWrap/>
                <w:vAlign w:val="center"/>
                <w:hideMark/>
              </w:tcPr>
            </w:tcPrChange>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Change w:id="235" w:author="Alex" w:date="2015-11-24T14:58:00Z">
              <w:tcPr>
                <w:tcW w:w="547" w:type="pct"/>
                <w:shd w:val="clear" w:color="auto" w:fill="auto"/>
                <w:noWrap/>
                <w:vAlign w:val="center"/>
                <w:hideMark/>
              </w:tcPr>
            </w:tcPrChange>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FD35EA">
        <w:trPr>
          <w:trHeight w:val="300"/>
          <w:trPrChange w:id="236" w:author="Alex" w:date="2015-11-24T14:58:00Z">
            <w:trPr>
              <w:trHeight w:val="300"/>
            </w:trPr>
          </w:trPrChange>
        </w:trPr>
        <w:tc>
          <w:tcPr>
            <w:tcW w:w="1433" w:type="pct"/>
            <w:shd w:val="clear" w:color="auto" w:fill="auto"/>
            <w:noWrap/>
            <w:vAlign w:val="center"/>
            <w:hideMark/>
            <w:tcPrChange w:id="237" w:author="Alex" w:date="2015-11-24T14:58:00Z">
              <w:tcPr>
                <w:tcW w:w="1433" w:type="pct"/>
                <w:shd w:val="clear" w:color="auto" w:fill="auto"/>
                <w:noWrap/>
                <w:vAlign w:val="center"/>
                <w:hideMark/>
              </w:tcPr>
            </w:tcPrChange>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Change w:id="238" w:author="Alex" w:date="2015-11-24T14:58:00Z">
              <w:tcPr>
                <w:tcW w:w="559" w:type="pct"/>
                <w:shd w:val="clear" w:color="auto" w:fill="auto"/>
                <w:noWrap/>
                <w:vAlign w:val="center"/>
                <w:hideMark/>
              </w:tcPr>
            </w:tcPrChange>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Change w:id="239" w:author="Alex" w:date="2015-11-24T14:58:00Z">
              <w:tcPr>
                <w:tcW w:w="672" w:type="pct"/>
                <w:shd w:val="clear" w:color="auto" w:fill="auto"/>
                <w:noWrap/>
                <w:vAlign w:val="center"/>
                <w:hideMark/>
              </w:tcPr>
            </w:tcPrChange>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Change w:id="240" w:author="Alex" w:date="2015-11-24T14:58:00Z">
              <w:tcPr>
                <w:tcW w:w="621" w:type="pct"/>
                <w:shd w:val="clear" w:color="auto" w:fill="auto"/>
                <w:noWrap/>
                <w:vAlign w:val="center"/>
                <w:hideMark/>
              </w:tcPr>
            </w:tcPrChange>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Change w:id="241" w:author="Alex" w:date="2015-11-24T14:58:00Z">
              <w:tcPr>
                <w:tcW w:w="620" w:type="pct"/>
                <w:shd w:val="clear" w:color="auto" w:fill="auto"/>
                <w:noWrap/>
                <w:vAlign w:val="center"/>
                <w:hideMark/>
              </w:tcPr>
            </w:tcPrChange>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Change w:id="242" w:author="Alex" w:date="2015-11-24T14:58:00Z">
              <w:tcPr>
                <w:tcW w:w="548" w:type="pct"/>
                <w:shd w:val="clear" w:color="auto" w:fill="auto"/>
                <w:noWrap/>
                <w:vAlign w:val="center"/>
                <w:hideMark/>
              </w:tcPr>
            </w:tcPrChange>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Change w:id="243" w:author="Alex" w:date="2015-11-24T14:58:00Z">
              <w:tcPr>
                <w:tcW w:w="547" w:type="pct"/>
                <w:shd w:val="clear" w:color="auto" w:fill="auto"/>
                <w:noWrap/>
                <w:vAlign w:val="center"/>
                <w:hideMark/>
              </w:tcPr>
            </w:tcPrChange>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FD35EA">
        <w:trPr>
          <w:trHeight w:val="300"/>
          <w:trPrChange w:id="244" w:author="Alex" w:date="2015-11-24T14:58:00Z">
            <w:trPr>
              <w:trHeight w:val="300"/>
            </w:trPr>
          </w:trPrChange>
        </w:trPr>
        <w:tc>
          <w:tcPr>
            <w:tcW w:w="1433" w:type="pct"/>
            <w:shd w:val="clear" w:color="auto" w:fill="auto"/>
            <w:noWrap/>
            <w:vAlign w:val="center"/>
            <w:hideMark/>
            <w:tcPrChange w:id="245" w:author="Alex" w:date="2015-11-24T14:58:00Z">
              <w:tcPr>
                <w:tcW w:w="1433" w:type="pct"/>
                <w:shd w:val="clear" w:color="auto" w:fill="auto"/>
                <w:noWrap/>
                <w:vAlign w:val="center"/>
                <w:hideMark/>
              </w:tcPr>
            </w:tcPrChange>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Change w:id="246" w:author="Alex" w:date="2015-11-24T14:58:00Z">
              <w:tcPr>
                <w:tcW w:w="559" w:type="pct"/>
                <w:shd w:val="clear" w:color="auto" w:fill="auto"/>
                <w:noWrap/>
                <w:vAlign w:val="center"/>
                <w:hideMark/>
              </w:tcPr>
            </w:tcPrChange>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247" w:author="Alex" w:date="2015-11-24T14:58:00Z">
              <w:tcPr>
                <w:tcW w:w="672" w:type="pct"/>
                <w:shd w:val="clear" w:color="auto" w:fill="auto"/>
                <w:noWrap/>
                <w:vAlign w:val="center"/>
                <w:hideMark/>
              </w:tcPr>
            </w:tcPrChange>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248" w:author="Alex" w:date="2015-11-24T14:58:00Z">
              <w:tcPr>
                <w:tcW w:w="621" w:type="pct"/>
                <w:shd w:val="clear" w:color="auto" w:fill="auto"/>
                <w:noWrap/>
                <w:vAlign w:val="center"/>
                <w:hideMark/>
              </w:tcPr>
            </w:tcPrChange>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249" w:author="Alex" w:date="2015-11-24T14:58:00Z">
              <w:tcPr>
                <w:tcW w:w="620" w:type="pct"/>
                <w:shd w:val="clear" w:color="auto" w:fill="auto"/>
                <w:noWrap/>
                <w:vAlign w:val="center"/>
                <w:hideMark/>
              </w:tcPr>
            </w:tcPrChange>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250" w:author="Alex" w:date="2015-11-24T14:58:00Z">
              <w:tcPr>
                <w:tcW w:w="548" w:type="pct"/>
                <w:shd w:val="clear" w:color="auto" w:fill="auto"/>
                <w:noWrap/>
                <w:vAlign w:val="center"/>
                <w:hideMark/>
              </w:tcPr>
            </w:tcPrChange>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251" w:author="Alex" w:date="2015-11-24T14:58:00Z">
              <w:tcPr>
                <w:tcW w:w="547" w:type="pct"/>
                <w:shd w:val="clear" w:color="auto" w:fill="auto"/>
                <w:noWrap/>
                <w:vAlign w:val="center"/>
                <w:hideMark/>
              </w:tcPr>
            </w:tcPrChange>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FD35EA">
        <w:trPr>
          <w:trHeight w:val="300"/>
          <w:trPrChange w:id="252" w:author="Alex" w:date="2015-11-24T14:58:00Z">
            <w:trPr>
              <w:trHeight w:val="300"/>
            </w:trPr>
          </w:trPrChange>
        </w:trPr>
        <w:tc>
          <w:tcPr>
            <w:tcW w:w="1433" w:type="pct"/>
            <w:shd w:val="clear" w:color="auto" w:fill="auto"/>
            <w:noWrap/>
            <w:vAlign w:val="center"/>
            <w:hideMark/>
            <w:tcPrChange w:id="253" w:author="Alex" w:date="2015-11-24T14:58:00Z">
              <w:tcPr>
                <w:tcW w:w="1433" w:type="pct"/>
                <w:shd w:val="clear" w:color="auto" w:fill="auto"/>
                <w:noWrap/>
                <w:vAlign w:val="center"/>
                <w:hideMark/>
              </w:tcPr>
            </w:tcPrChange>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Change w:id="254" w:author="Alex" w:date="2015-11-24T14:58:00Z">
              <w:tcPr>
                <w:tcW w:w="559" w:type="pct"/>
                <w:shd w:val="clear" w:color="auto" w:fill="auto"/>
                <w:noWrap/>
                <w:vAlign w:val="center"/>
                <w:hideMark/>
              </w:tcPr>
            </w:tcPrChange>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Change w:id="255" w:author="Alex" w:date="2015-11-24T14:58:00Z">
              <w:tcPr>
                <w:tcW w:w="672" w:type="pct"/>
                <w:shd w:val="clear" w:color="auto" w:fill="auto"/>
                <w:noWrap/>
                <w:vAlign w:val="center"/>
                <w:hideMark/>
              </w:tcPr>
            </w:tcPrChange>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Change w:id="256" w:author="Alex" w:date="2015-11-24T14:58:00Z">
              <w:tcPr>
                <w:tcW w:w="621" w:type="pct"/>
                <w:shd w:val="clear" w:color="auto" w:fill="auto"/>
                <w:noWrap/>
                <w:vAlign w:val="center"/>
                <w:hideMark/>
              </w:tcPr>
            </w:tcPrChange>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Change w:id="257" w:author="Alex" w:date="2015-11-24T14:58:00Z">
              <w:tcPr>
                <w:tcW w:w="620" w:type="pct"/>
                <w:shd w:val="clear" w:color="auto" w:fill="auto"/>
                <w:noWrap/>
                <w:vAlign w:val="center"/>
                <w:hideMark/>
              </w:tcPr>
            </w:tcPrChange>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Change w:id="258" w:author="Alex" w:date="2015-11-24T14:58:00Z">
              <w:tcPr>
                <w:tcW w:w="548" w:type="pct"/>
                <w:shd w:val="clear" w:color="auto" w:fill="auto"/>
                <w:noWrap/>
                <w:vAlign w:val="center"/>
                <w:hideMark/>
              </w:tcPr>
            </w:tcPrChange>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Change w:id="259" w:author="Alex" w:date="2015-11-24T14:58:00Z">
              <w:tcPr>
                <w:tcW w:w="547" w:type="pct"/>
                <w:shd w:val="clear" w:color="auto" w:fill="auto"/>
                <w:noWrap/>
                <w:vAlign w:val="center"/>
                <w:hideMark/>
              </w:tcPr>
            </w:tcPrChange>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FD35EA">
        <w:trPr>
          <w:trHeight w:val="300"/>
          <w:trPrChange w:id="260" w:author="Alex" w:date="2015-11-24T14:58:00Z">
            <w:trPr>
              <w:trHeight w:val="300"/>
            </w:trPr>
          </w:trPrChange>
        </w:trPr>
        <w:tc>
          <w:tcPr>
            <w:tcW w:w="1433" w:type="pct"/>
            <w:shd w:val="clear" w:color="auto" w:fill="auto"/>
            <w:noWrap/>
            <w:vAlign w:val="center"/>
            <w:hideMark/>
            <w:tcPrChange w:id="261" w:author="Alex" w:date="2015-11-24T14:58:00Z">
              <w:tcPr>
                <w:tcW w:w="1433" w:type="pct"/>
                <w:shd w:val="clear" w:color="auto" w:fill="auto"/>
                <w:noWrap/>
                <w:vAlign w:val="center"/>
                <w:hideMark/>
              </w:tcPr>
            </w:tcPrChange>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Change w:id="262" w:author="Alex" w:date="2015-11-24T14:58:00Z">
              <w:tcPr>
                <w:tcW w:w="559" w:type="pct"/>
                <w:shd w:val="clear" w:color="auto" w:fill="auto"/>
                <w:noWrap/>
                <w:vAlign w:val="center"/>
                <w:hideMark/>
              </w:tcPr>
            </w:tcPrChange>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263" w:author="Alex" w:date="2015-11-24T14:58:00Z">
              <w:tcPr>
                <w:tcW w:w="672" w:type="pct"/>
                <w:shd w:val="clear" w:color="auto" w:fill="auto"/>
                <w:noWrap/>
                <w:vAlign w:val="center"/>
                <w:hideMark/>
              </w:tcPr>
            </w:tcPrChange>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264" w:author="Alex" w:date="2015-11-24T14:58:00Z">
              <w:tcPr>
                <w:tcW w:w="621" w:type="pct"/>
                <w:shd w:val="clear" w:color="auto" w:fill="auto"/>
                <w:noWrap/>
                <w:vAlign w:val="center"/>
                <w:hideMark/>
              </w:tcPr>
            </w:tcPrChange>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265" w:author="Alex" w:date="2015-11-24T14:58:00Z">
              <w:tcPr>
                <w:tcW w:w="620" w:type="pct"/>
                <w:shd w:val="clear" w:color="auto" w:fill="auto"/>
                <w:noWrap/>
                <w:vAlign w:val="center"/>
                <w:hideMark/>
              </w:tcPr>
            </w:tcPrChange>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266" w:author="Alex" w:date="2015-11-24T14:58:00Z">
              <w:tcPr>
                <w:tcW w:w="548" w:type="pct"/>
                <w:shd w:val="clear" w:color="auto" w:fill="auto"/>
                <w:noWrap/>
                <w:vAlign w:val="center"/>
                <w:hideMark/>
              </w:tcPr>
            </w:tcPrChange>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267" w:author="Alex" w:date="2015-11-24T14:58:00Z">
              <w:tcPr>
                <w:tcW w:w="547" w:type="pct"/>
                <w:shd w:val="clear" w:color="auto" w:fill="auto"/>
                <w:noWrap/>
                <w:vAlign w:val="center"/>
                <w:hideMark/>
              </w:tcPr>
            </w:tcPrChange>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FD35EA">
        <w:trPr>
          <w:trHeight w:val="300"/>
          <w:trPrChange w:id="268" w:author="Alex" w:date="2015-11-24T14:58:00Z">
            <w:trPr>
              <w:trHeight w:val="300"/>
            </w:trPr>
          </w:trPrChange>
        </w:trPr>
        <w:tc>
          <w:tcPr>
            <w:tcW w:w="1433" w:type="pct"/>
            <w:shd w:val="clear" w:color="auto" w:fill="auto"/>
            <w:noWrap/>
            <w:vAlign w:val="center"/>
            <w:hideMark/>
            <w:tcPrChange w:id="269" w:author="Alex" w:date="2015-11-24T14:58:00Z">
              <w:tcPr>
                <w:tcW w:w="1433" w:type="pct"/>
                <w:shd w:val="clear" w:color="auto" w:fill="auto"/>
                <w:noWrap/>
                <w:vAlign w:val="center"/>
                <w:hideMark/>
              </w:tcPr>
            </w:tcPrChange>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Change w:id="270" w:author="Alex" w:date="2015-11-24T14:58:00Z">
              <w:tcPr>
                <w:tcW w:w="559" w:type="pct"/>
                <w:shd w:val="clear" w:color="auto" w:fill="auto"/>
                <w:noWrap/>
                <w:vAlign w:val="center"/>
                <w:hideMark/>
              </w:tcPr>
            </w:tcPrChange>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271" w:author="Alex" w:date="2015-11-24T14:58:00Z">
              <w:tcPr>
                <w:tcW w:w="672" w:type="pct"/>
                <w:shd w:val="clear" w:color="auto" w:fill="auto"/>
                <w:noWrap/>
                <w:vAlign w:val="center"/>
                <w:hideMark/>
              </w:tcPr>
            </w:tcPrChange>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272" w:author="Alex" w:date="2015-11-24T14:58:00Z">
              <w:tcPr>
                <w:tcW w:w="621" w:type="pct"/>
                <w:shd w:val="clear" w:color="auto" w:fill="auto"/>
                <w:noWrap/>
                <w:vAlign w:val="center"/>
                <w:hideMark/>
              </w:tcPr>
            </w:tcPrChange>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273" w:author="Alex" w:date="2015-11-24T14:58:00Z">
              <w:tcPr>
                <w:tcW w:w="620" w:type="pct"/>
                <w:shd w:val="clear" w:color="auto" w:fill="auto"/>
                <w:noWrap/>
                <w:vAlign w:val="center"/>
                <w:hideMark/>
              </w:tcPr>
            </w:tcPrChange>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274" w:author="Alex" w:date="2015-11-24T14:58:00Z">
              <w:tcPr>
                <w:tcW w:w="548" w:type="pct"/>
                <w:shd w:val="clear" w:color="auto" w:fill="auto"/>
                <w:noWrap/>
                <w:vAlign w:val="center"/>
                <w:hideMark/>
              </w:tcPr>
            </w:tcPrChange>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Change w:id="275" w:author="Alex" w:date="2015-11-24T14:58:00Z">
              <w:tcPr>
                <w:tcW w:w="547" w:type="pct"/>
                <w:shd w:val="clear" w:color="auto" w:fill="auto"/>
                <w:noWrap/>
                <w:vAlign w:val="center"/>
                <w:hideMark/>
              </w:tcPr>
            </w:tcPrChange>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FD35EA">
        <w:trPr>
          <w:trHeight w:val="300"/>
          <w:trPrChange w:id="276" w:author="Alex" w:date="2015-11-24T14:58:00Z">
            <w:trPr>
              <w:trHeight w:val="300"/>
            </w:trPr>
          </w:trPrChange>
        </w:trPr>
        <w:tc>
          <w:tcPr>
            <w:tcW w:w="1433" w:type="pct"/>
            <w:shd w:val="clear" w:color="auto" w:fill="auto"/>
            <w:noWrap/>
            <w:vAlign w:val="center"/>
            <w:hideMark/>
            <w:tcPrChange w:id="277" w:author="Alex" w:date="2015-11-24T14:58:00Z">
              <w:tcPr>
                <w:tcW w:w="1433" w:type="pct"/>
                <w:shd w:val="clear" w:color="auto" w:fill="auto"/>
                <w:noWrap/>
                <w:vAlign w:val="center"/>
                <w:hideMark/>
              </w:tcPr>
            </w:tcPrChange>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Change w:id="278" w:author="Alex" w:date="2015-11-24T14:58:00Z">
              <w:tcPr>
                <w:tcW w:w="559" w:type="pct"/>
                <w:shd w:val="clear" w:color="auto" w:fill="auto"/>
                <w:noWrap/>
                <w:vAlign w:val="center"/>
                <w:hideMark/>
              </w:tcPr>
            </w:tcPrChange>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Change w:id="279" w:author="Alex" w:date="2015-11-24T14:58:00Z">
              <w:tcPr>
                <w:tcW w:w="672" w:type="pct"/>
                <w:shd w:val="clear" w:color="auto" w:fill="auto"/>
                <w:noWrap/>
                <w:vAlign w:val="center"/>
                <w:hideMark/>
              </w:tcPr>
            </w:tcPrChange>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Change w:id="280" w:author="Alex" w:date="2015-11-24T14:58:00Z">
              <w:tcPr>
                <w:tcW w:w="621" w:type="pct"/>
                <w:shd w:val="clear" w:color="auto" w:fill="auto"/>
                <w:noWrap/>
                <w:vAlign w:val="center"/>
                <w:hideMark/>
              </w:tcPr>
            </w:tcPrChange>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Change w:id="281" w:author="Alex" w:date="2015-11-24T14:58:00Z">
              <w:tcPr>
                <w:tcW w:w="620" w:type="pct"/>
                <w:shd w:val="clear" w:color="auto" w:fill="auto"/>
                <w:noWrap/>
                <w:vAlign w:val="center"/>
                <w:hideMark/>
              </w:tcPr>
            </w:tcPrChange>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Change w:id="282" w:author="Alex" w:date="2015-11-24T14:58:00Z">
              <w:tcPr>
                <w:tcW w:w="548" w:type="pct"/>
                <w:shd w:val="clear" w:color="auto" w:fill="auto"/>
                <w:noWrap/>
                <w:vAlign w:val="center"/>
                <w:hideMark/>
              </w:tcPr>
            </w:tcPrChange>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Change w:id="283" w:author="Alex" w:date="2015-11-24T14:58:00Z">
              <w:tcPr>
                <w:tcW w:w="547" w:type="pct"/>
                <w:shd w:val="clear" w:color="auto" w:fill="auto"/>
                <w:noWrap/>
                <w:vAlign w:val="center"/>
                <w:hideMark/>
              </w:tcPr>
            </w:tcPrChange>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FD35EA">
        <w:trPr>
          <w:trHeight w:val="300"/>
          <w:trPrChange w:id="284" w:author="Alex" w:date="2015-11-24T14:58:00Z">
            <w:trPr>
              <w:trHeight w:val="300"/>
            </w:trPr>
          </w:trPrChange>
        </w:trPr>
        <w:tc>
          <w:tcPr>
            <w:tcW w:w="1433" w:type="pct"/>
            <w:shd w:val="clear" w:color="auto" w:fill="auto"/>
            <w:noWrap/>
            <w:vAlign w:val="center"/>
            <w:hideMark/>
            <w:tcPrChange w:id="285" w:author="Alex" w:date="2015-11-24T14:58:00Z">
              <w:tcPr>
                <w:tcW w:w="1433" w:type="pct"/>
                <w:shd w:val="clear" w:color="auto" w:fill="auto"/>
                <w:noWrap/>
                <w:vAlign w:val="center"/>
                <w:hideMark/>
              </w:tcPr>
            </w:tcPrChange>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Change w:id="286" w:author="Alex" w:date="2015-11-24T14:58:00Z">
              <w:tcPr>
                <w:tcW w:w="559" w:type="pct"/>
                <w:shd w:val="clear" w:color="auto" w:fill="auto"/>
                <w:noWrap/>
                <w:vAlign w:val="center"/>
                <w:hideMark/>
              </w:tcPr>
            </w:tcPrChange>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Change w:id="287" w:author="Alex" w:date="2015-11-24T14:58:00Z">
              <w:tcPr>
                <w:tcW w:w="672" w:type="pct"/>
                <w:shd w:val="clear" w:color="auto" w:fill="auto"/>
                <w:noWrap/>
                <w:vAlign w:val="center"/>
                <w:hideMark/>
              </w:tcPr>
            </w:tcPrChange>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Change w:id="288" w:author="Alex" w:date="2015-11-24T14:58:00Z">
              <w:tcPr>
                <w:tcW w:w="621" w:type="pct"/>
                <w:shd w:val="clear" w:color="auto" w:fill="auto"/>
                <w:noWrap/>
                <w:vAlign w:val="center"/>
                <w:hideMark/>
              </w:tcPr>
            </w:tcPrChange>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Change w:id="289" w:author="Alex" w:date="2015-11-24T14:58:00Z">
              <w:tcPr>
                <w:tcW w:w="620" w:type="pct"/>
                <w:shd w:val="clear" w:color="auto" w:fill="auto"/>
                <w:noWrap/>
                <w:vAlign w:val="center"/>
                <w:hideMark/>
              </w:tcPr>
            </w:tcPrChange>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Change w:id="290" w:author="Alex" w:date="2015-11-24T14:58:00Z">
              <w:tcPr>
                <w:tcW w:w="548" w:type="pct"/>
                <w:shd w:val="clear" w:color="auto" w:fill="auto"/>
                <w:noWrap/>
                <w:vAlign w:val="center"/>
                <w:hideMark/>
              </w:tcPr>
            </w:tcPrChange>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Change w:id="291" w:author="Alex" w:date="2015-11-24T14:58:00Z">
              <w:tcPr>
                <w:tcW w:w="547" w:type="pct"/>
                <w:shd w:val="clear" w:color="auto" w:fill="auto"/>
                <w:noWrap/>
                <w:vAlign w:val="center"/>
                <w:hideMark/>
              </w:tcPr>
            </w:tcPrChange>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FD35EA">
        <w:trPr>
          <w:trHeight w:val="300"/>
          <w:trPrChange w:id="292" w:author="Alex" w:date="2015-11-24T14:58:00Z">
            <w:trPr>
              <w:trHeight w:val="300"/>
            </w:trPr>
          </w:trPrChange>
        </w:trPr>
        <w:tc>
          <w:tcPr>
            <w:tcW w:w="1433" w:type="pct"/>
            <w:shd w:val="clear" w:color="auto" w:fill="auto"/>
            <w:noWrap/>
            <w:vAlign w:val="center"/>
            <w:hideMark/>
            <w:tcPrChange w:id="293" w:author="Alex" w:date="2015-11-24T14:58:00Z">
              <w:tcPr>
                <w:tcW w:w="1433" w:type="pct"/>
                <w:shd w:val="clear" w:color="auto" w:fill="auto"/>
                <w:noWrap/>
                <w:vAlign w:val="center"/>
                <w:hideMark/>
              </w:tcPr>
            </w:tcPrChange>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Change w:id="294" w:author="Alex" w:date="2015-11-24T14:58:00Z">
              <w:tcPr>
                <w:tcW w:w="559" w:type="pct"/>
                <w:shd w:val="clear" w:color="auto" w:fill="auto"/>
                <w:noWrap/>
                <w:vAlign w:val="center"/>
                <w:hideMark/>
              </w:tcPr>
            </w:tcPrChange>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Change w:id="295" w:author="Alex" w:date="2015-11-24T14:58:00Z">
              <w:tcPr>
                <w:tcW w:w="672" w:type="pct"/>
                <w:shd w:val="clear" w:color="auto" w:fill="auto"/>
                <w:noWrap/>
                <w:vAlign w:val="center"/>
                <w:hideMark/>
              </w:tcPr>
            </w:tcPrChange>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Change w:id="296" w:author="Alex" w:date="2015-11-24T14:58:00Z">
              <w:tcPr>
                <w:tcW w:w="621" w:type="pct"/>
                <w:shd w:val="clear" w:color="auto" w:fill="auto"/>
                <w:noWrap/>
                <w:vAlign w:val="center"/>
                <w:hideMark/>
              </w:tcPr>
            </w:tcPrChange>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Change w:id="297" w:author="Alex" w:date="2015-11-24T14:58:00Z">
              <w:tcPr>
                <w:tcW w:w="620" w:type="pct"/>
                <w:shd w:val="clear" w:color="auto" w:fill="auto"/>
                <w:noWrap/>
                <w:vAlign w:val="center"/>
                <w:hideMark/>
              </w:tcPr>
            </w:tcPrChange>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Change w:id="298" w:author="Alex" w:date="2015-11-24T14:58:00Z">
              <w:tcPr>
                <w:tcW w:w="548" w:type="pct"/>
                <w:shd w:val="clear" w:color="auto" w:fill="auto"/>
                <w:noWrap/>
                <w:vAlign w:val="center"/>
                <w:hideMark/>
              </w:tcPr>
            </w:tcPrChange>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Change w:id="299" w:author="Alex" w:date="2015-11-24T14:58:00Z">
              <w:tcPr>
                <w:tcW w:w="547" w:type="pct"/>
                <w:shd w:val="clear" w:color="auto" w:fill="auto"/>
                <w:noWrap/>
                <w:vAlign w:val="center"/>
                <w:hideMark/>
              </w:tcPr>
            </w:tcPrChange>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FD35EA">
        <w:trPr>
          <w:trHeight w:val="300"/>
          <w:trPrChange w:id="300" w:author="Alex" w:date="2015-11-24T14:58:00Z">
            <w:trPr>
              <w:trHeight w:val="300"/>
            </w:trPr>
          </w:trPrChange>
        </w:trPr>
        <w:tc>
          <w:tcPr>
            <w:tcW w:w="1433" w:type="pct"/>
            <w:shd w:val="clear" w:color="auto" w:fill="auto"/>
            <w:noWrap/>
            <w:vAlign w:val="center"/>
            <w:hideMark/>
            <w:tcPrChange w:id="301" w:author="Alex" w:date="2015-11-24T14:58:00Z">
              <w:tcPr>
                <w:tcW w:w="1433" w:type="pct"/>
                <w:shd w:val="clear" w:color="auto" w:fill="auto"/>
                <w:noWrap/>
                <w:vAlign w:val="center"/>
                <w:hideMark/>
              </w:tcPr>
            </w:tcPrChange>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Change w:id="302" w:author="Alex" w:date="2015-11-24T14:58:00Z">
              <w:tcPr>
                <w:tcW w:w="559" w:type="pct"/>
                <w:shd w:val="clear" w:color="auto" w:fill="auto"/>
                <w:noWrap/>
                <w:vAlign w:val="center"/>
                <w:hideMark/>
              </w:tcPr>
            </w:tcPrChange>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303" w:author="Alex" w:date="2015-11-24T14:58:00Z">
              <w:tcPr>
                <w:tcW w:w="672" w:type="pct"/>
                <w:shd w:val="clear" w:color="auto" w:fill="auto"/>
                <w:noWrap/>
                <w:vAlign w:val="center"/>
                <w:hideMark/>
              </w:tcPr>
            </w:tcPrChange>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304" w:author="Alex" w:date="2015-11-24T14:58:00Z">
              <w:tcPr>
                <w:tcW w:w="621" w:type="pct"/>
                <w:shd w:val="clear" w:color="auto" w:fill="auto"/>
                <w:noWrap/>
                <w:vAlign w:val="center"/>
                <w:hideMark/>
              </w:tcPr>
            </w:tcPrChange>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305" w:author="Alex" w:date="2015-11-24T14:58:00Z">
              <w:tcPr>
                <w:tcW w:w="620" w:type="pct"/>
                <w:shd w:val="clear" w:color="auto" w:fill="auto"/>
                <w:noWrap/>
                <w:vAlign w:val="center"/>
                <w:hideMark/>
              </w:tcPr>
            </w:tcPrChange>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306" w:author="Alex" w:date="2015-11-24T14:58:00Z">
              <w:tcPr>
                <w:tcW w:w="548" w:type="pct"/>
                <w:shd w:val="clear" w:color="auto" w:fill="auto"/>
                <w:noWrap/>
                <w:vAlign w:val="center"/>
                <w:hideMark/>
              </w:tcPr>
            </w:tcPrChange>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307" w:author="Alex" w:date="2015-11-24T14:58:00Z">
              <w:tcPr>
                <w:tcW w:w="547" w:type="pct"/>
                <w:shd w:val="clear" w:color="auto" w:fill="auto"/>
                <w:noWrap/>
                <w:vAlign w:val="center"/>
                <w:hideMark/>
              </w:tcPr>
            </w:tcPrChange>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FD35EA">
        <w:trPr>
          <w:trHeight w:val="300"/>
          <w:trPrChange w:id="308" w:author="Alex" w:date="2015-11-24T14:58:00Z">
            <w:trPr>
              <w:trHeight w:val="300"/>
            </w:trPr>
          </w:trPrChange>
        </w:trPr>
        <w:tc>
          <w:tcPr>
            <w:tcW w:w="1433" w:type="pct"/>
            <w:shd w:val="clear" w:color="auto" w:fill="auto"/>
            <w:noWrap/>
            <w:vAlign w:val="center"/>
            <w:hideMark/>
            <w:tcPrChange w:id="309" w:author="Alex" w:date="2015-11-24T14:58:00Z">
              <w:tcPr>
                <w:tcW w:w="1433" w:type="pct"/>
                <w:shd w:val="clear" w:color="auto" w:fill="auto"/>
                <w:noWrap/>
                <w:vAlign w:val="center"/>
                <w:hideMark/>
              </w:tcPr>
            </w:tcPrChange>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Change w:id="310" w:author="Alex" w:date="2015-11-24T14:58:00Z">
              <w:tcPr>
                <w:tcW w:w="559" w:type="pct"/>
                <w:shd w:val="clear" w:color="auto" w:fill="auto"/>
                <w:noWrap/>
                <w:vAlign w:val="center"/>
                <w:hideMark/>
              </w:tcPr>
            </w:tcPrChange>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Change w:id="311" w:author="Alex" w:date="2015-11-24T14:58:00Z">
              <w:tcPr>
                <w:tcW w:w="672" w:type="pct"/>
                <w:shd w:val="clear" w:color="auto" w:fill="auto"/>
                <w:noWrap/>
                <w:vAlign w:val="center"/>
                <w:hideMark/>
              </w:tcPr>
            </w:tcPrChange>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Change w:id="312" w:author="Alex" w:date="2015-11-24T14:58:00Z">
              <w:tcPr>
                <w:tcW w:w="621" w:type="pct"/>
                <w:shd w:val="clear" w:color="auto" w:fill="auto"/>
                <w:noWrap/>
                <w:vAlign w:val="center"/>
                <w:hideMark/>
              </w:tcPr>
            </w:tcPrChange>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Change w:id="313" w:author="Alex" w:date="2015-11-24T14:58:00Z">
              <w:tcPr>
                <w:tcW w:w="620" w:type="pct"/>
                <w:shd w:val="clear" w:color="auto" w:fill="auto"/>
                <w:noWrap/>
                <w:vAlign w:val="center"/>
                <w:hideMark/>
              </w:tcPr>
            </w:tcPrChange>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Change w:id="314" w:author="Alex" w:date="2015-11-24T14:58:00Z">
              <w:tcPr>
                <w:tcW w:w="548" w:type="pct"/>
                <w:shd w:val="clear" w:color="auto" w:fill="auto"/>
                <w:noWrap/>
                <w:vAlign w:val="center"/>
                <w:hideMark/>
              </w:tcPr>
            </w:tcPrChange>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Change w:id="315" w:author="Alex" w:date="2015-11-24T14:58:00Z">
              <w:tcPr>
                <w:tcW w:w="547" w:type="pct"/>
                <w:shd w:val="clear" w:color="auto" w:fill="auto"/>
                <w:noWrap/>
                <w:vAlign w:val="center"/>
                <w:hideMark/>
              </w:tcPr>
            </w:tcPrChange>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FD35EA">
        <w:trPr>
          <w:trHeight w:val="300"/>
          <w:trPrChange w:id="316" w:author="Alex" w:date="2015-11-24T14:58:00Z">
            <w:trPr>
              <w:trHeight w:val="300"/>
            </w:trPr>
          </w:trPrChange>
        </w:trPr>
        <w:tc>
          <w:tcPr>
            <w:tcW w:w="1433" w:type="pct"/>
            <w:shd w:val="clear" w:color="auto" w:fill="auto"/>
            <w:noWrap/>
            <w:vAlign w:val="center"/>
            <w:hideMark/>
            <w:tcPrChange w:id="317" w:author="Alex" w:date="2015-11-24T14:58:00Z">
              <w:tcPr>
                <w:tcW w:w="1433" w:type="pct"/>
                <w:shd w:val="clear" w:color="auto" w:fill="auto"/>
                <w:noWrap/>
                <w:vAlign w:val="center"/>
                <w:hideMark/>
              </w:tcPr>
            </w:tcPrChange>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Change w:id="318" w:author="Alex" w:date="2015-11-24T14:58:00Z">
              <w:tcPr>
                <w:tcW w:w="559" w:type="pct"/>
                <w:shd w:val="clear" w:color="auto" w:fill="auto"/>
                <w:noWrap/>
                <w:vAlign w:val="center"/>
                <w:hideMark/>
              </w:tcPr>
            </w:tcPrChange>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Change w:id="319" w:author="Alex" w:date="2015-11-24T14:58:00Z">
              <w:tcPr>
                <w:tcW w:w="672" w:type="pct"/>
                <w:shd w:val="clear" w:color="auto" w:fill="auto"/>
                <w:noWrap/>
                <w:vAlign w:val="center"/>
                <w:hideMark/>
              </w:tcPr>
            </w:tcPrChange>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Change w:id="320" w:author="Alex" w:date="2015-11-24T14:58:00Z">
              <w:tcPr>
                <w:tcW w:w="621" w:type="pct"/>
                <w:shd w:val="clear" w:color="auto" w:fill="auto"/>
                <w:noWrap/>
                <w:vAlign w:val="center"/>
                <w:hideMark/>
              </w:tcPr>
            </w:tcPrChange>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Change w:id="321" w:author="Alex" w:date="2015-11-24T14:58:00Z">
              <w:tcPr>
                <w:tcW w:w="620" w:type="pct"/>
                <w:shd w:val="clear" w:color="auto" w:fill="auto"/>
                <w:noWrap/>
                <w:vAlign w:val="center"/>
                <w:hideMark/>
              </w:tcPr>
            </w:tcPrChange>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Change w:id="322" w:author="Alex" w:date="2015-11-24T14:58:00Z">
              <w:tcPr>
                <w:tcW w:w="548" w:type="pct"/>
                <w:shd w:val="clear" w:color="auto" w:fill="auto"/>
                <w:noWrap/>
                <w:vAlign w:val="center"/>
                <w:hideMark/>
              </w:tcPr>
            </w:tcPrChange>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Change w:id="323" w:author="Alex" w:date="2015-11-24T14:58:00Z">
              <w:tcPr>
                <w:tcW w:w="547" w:type="pct"/>
                <w:shd w:val="clear" w:color="auto" w:fill="auto"/>
                <w:noWrap/>
                <w:vAlign w:val="center"/>
                <w:hideMark/>
              </w:tcPr>
            </w:tcPrChange>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FD35EA">
        <w:trPr>
          <w:trHeight w:val="300"/>
          <w:trPrChange w:id="324" w:author="Alex" w:date="2015-11-24T14:58:00Z">
            <w:trPr>
              <w:trHeight w:val="300"/>
            </w:trPr>
          </w:trPrChange>
        </w:trPr>
        <w:tc>
          <w:tcPr>
            <w:tcW w:w="1433" w:type="pct"/>
            <w:shd w:val="clear" w:color="auto" w:fill="auto"/>
            <w:noWrap/>
            <w:vAlign w:val="center"/>
            <w:hideMark/>
            <w:tcPrChange w:id="325" w:author="Alex" w:date="2015-11-24T14:58:00Z">
              <w:tcPr>
                <w:tcW w:w="1433" w:type="pct"/>
                <w:shd w:val="clear" w:color="auto" w:fill="auto"/>
                <w:noWrap/>
                <w:vAlign w:val="center"/>
                <w:hideMark/>
              </w:tcPr>
            </w:tcPrChange>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Change w:id="326" w:author="Alex" w:date="2015-11-24T14:58:00Z">
              <w:tcPr>
                <w:tcW w:w="559" w:type="pct"/>
                <w:shd w:val="clear" w:color="auto" w:fill="auto"/>
                <w:noWrap/>
                <w:vAlign w:val="center"/>
                <w:hideMark/>
              </w:tcPr>
            </w:tcPrChange>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Change w:id="327" w:author="Alex" w:date="2015-11-24T14:58:00Z">
              <w:tcPr>
                <w:tcW w:w="672" w:type="pct"/>
                <w:shd w:val="clear" w:color="auto" w:fill="auto"/>
                <w:noWrap/>
                <w:vAlign w:val="center"/>
                <w:hideMark/>
              </w:tcPr>
            </w:tcPrChange>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Change w:id="328" w:author="Alex" w:date="2015-11-24T14:58:00Z">
              <w:tcPr>
                <w:tcW w:w="621" w:type="pct"/>
                <w:shd w:val="clear" w:color="auto" w:fill="auto"/>
                <w:noWrap/>
                <w:vAlign w:val="center"/>
                <w:hideMark/>
              </w:tcPr>
            </w:tcPrChange>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Change w:id="329" w:author="Alex" w:date="2015-11-24T14:58:00Z">
              <w:tcPr>
                <w:tcW w:w="620" w:type="pct"/>
                <w:shd w:val="clear" w:color="auto" w:fill="auto"/>
                <w:noWrap/>
                <w:vAlign w:val="center"/>
                <w:hideMark/>
              </w:tcPr>
            </w:tcPrChange>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Change w:id="330" w:author="Alex" w:date="2015-11-24T14:58:00Z">
              <w:tcPr>
                <w:tcW w:w="548" w:type="pct"/>
                <w:shd w:val="clear" w:color="auto" w:fill="auto"/>
                <w:noWrap/>
                <w:vAlign w:val="center"/>
                <w:hideMark/>
              </w:tcPr>
            </w:tcPrChange>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Change w:id="331" w:author="Alex" w:date="2015-11-24T14:58:00Z">
              <w:tcPr>
                <w:tcW w:w="547" w:type="pct"/>
                <w:shd w:val="clear" w:color="auto" w:fill="auto"/>
                <w:noWrap/>
                <w:vAlign w:val="center"/>
                <w:hideMark/>
              </w:tcPr>
            </w:tcPrChange>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FD35EA">
        <w:trPr>
          <w:trHeight w:val="300"/>
          <w:trPrChange w:id="332" w:author="Alex" w:date="2015-11-24T14:58:00Z">
            <w:trPr>
              <w:trHeight w:val="300"/>
            </w:trPr>
          </w:trPrChange>
        </w:trPr>
        <w:tc>
          <w:tcPr>
            <w:tcW w:w="1433" w:type="pct"/>
            <w:shd w:val="clear" w:color="auto" w:fill="auto"/>
            <w:noWrap/>
            <w:vAlign w:val="center"/>
            <w:hideMark/>
            <w:tcPrChange w:id="333" w:author="Alex" w:date="2015-11-24T14:58:00Z">
              <w:tcPr>
                <w:tcW w:w="1433" w:type="pct"/>
                <w:shd w:val="clear" w:color="auto" w:fill="auto"/>
                <w:noWrap/>
                <w:vAlign w:val="center"/>
                <w:hideMark/>
              </w:tcPr>
            </w:tcPrChange>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Change w:id="334" w:author="Alex" w:date="2015-11-24T14:58:00Z">
              <w:tcPr>
                <w:tcW w:w="559" w:type="pct"/>
                <w:shd w:val="clear" w:color="auto" w:fill="auto"/>
                <w:noWrap/>
                <w:vAlign w:val="center"/>
                <w:hideMark/>
              </w:tcPr>
            </w:tcPrChange>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Change w:id="335" w:author="Alex" w:date="2015-11-24T14:58:00Z">
              <w:tcPr>
                <w:tcW w:w="672" w:type="pct"/>
                <w:shd w:val="clear" w:color="auto" w:fill="auto"/>
                <w:noWrap/>
                <w:vAlign w:val="center"/>
                <w:hideMark/>
              </w:tcPr>
            </w:tcPrChange>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Change w:id="336" w:author="Alex" w:date="2015-11-24T14:58:00Z">
              <w:tcPr>
                <w:tcW w:w="621" w:type="pct"/>
                <w:shd w:val="clear" w:color="auto" w:fill="auto"/>
                <w:noWrap/>
                <w:vAlign w:val="center"/>
                <w:hideMark/>
              </w:tcPr>
            </w:tcPrChange>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Change w:id="337" w:author="Alex" w:date="2015-11-24T14:58:00Z">
              <w:tcPr>
                <w:tcW w:w="620" w:type="pct"/>
                <w:shd w:val="clear" w:color="auto" w:fill="auto"/>
                <w:noWrap/>
                <w:vAlign w:val="center"/>
                <w:hideMark/>
              </w:tcPr>
            </w:tcPrChange>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Change w:id="338" w:author="Alex" w:date="2015-11-24T14:58:00Z">
              <w:tcPr>
                <w:tcW w:w="548" w:type="pct"/>
                <w:shd w:val="clear" w:color="auto" w:fill="auto"/>
                <w:noWrap/>
                <w:vAlign w:val="center"/>
                <w:hideMark/>
              </w:tcPr>
            </w:tcPrChange>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Change w:id="339" w:author="Alex" w:date="2015-11-24T14:58:00Z">
              <w:tcPr>
                <w:tcW w:w="547" w:type="pct"/>
                <w:shd w:val="clear" w:color="auto" w:fill="auto"/>
                <w:noWrap/>
                <w:vAlign w:val="center"/>
                <w:hideMark/>
              </w:tcPr>
            </w:tcPrChange>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FD35EA">
        <w:trPr>
          <w:trHeight w:val="300"/>
          <w:trPrChange w:id="340" w:author="Alex" w:date="2015-11-24T14:58:00Z">
            <w:trPr>
              <w:trHeight w:val="300"/>
            </w:trPr>
          </w:trPrChange>
        </w:trPr>
        <w:tc>
          <w:tcPr>
            <w:tcW w:w="1433" w:type="pct"/>
            <w:shd w:val="clear" w:color="auto" w:fill="auto"/>
            <w:noWrap/>
            <w:vAlign w:val="center"/>
            <w:hideMark/>
            <w:tcPrChange w:id="341" w:author="Alex" w:date="2015-11-24T14:58:00Z">
              <w:tcPr>
                <w:tcW w:w="1433" w:type="pct"/>
                <w:shd w:val="clear" w:color="auto" w:fill="auto"/>
                <w:noWrap/>
                <w:vAlign w:val="center"/>
                <w:hideMark/>
              </w:tcPr>
            </w:tcPrChange>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Change w:id="342" w:author="Alex" w:date="2015-11-24T14:58:00Z">
              <w:tcPr>
                <w:tcW w:w="559" w:type="pct"/>
                <w:shd w:val="clear" w:color="auto" w:fill="auto"/>
                <w:noWrap/>
                <w:vAlign w:val="center"/>
                <w:hideMark/>
              </w:tcPr>
            </w:tcPrChange>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Change w:id="343" w:author="Alex" w:date="2015-11-24T14:58:00Z">
              <w:tcPr>
                <w:tcW w:w="672" w:type="pct"/>
                <w:shd w:val="clear" w:color="auto" w:fill="auto"/>
                <w:noWrap/>
                <w:vAlign w:val="center"/>
                <w:hideMark/>
              </w:tcPr>
            </w:tcPrChange>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Change w:id="344" w:author="Alex" w:date="2015-11-24T14:58:00Z">
              <w:tcPr>
                <w:tcW w:w="621" w:type="pct"/>
                <w:shd w:val="clear" w:color="auto" w:fill="auto"/>
                <w:noWrap/>
                <w:vAlign w:val="center"/>
                <w:hideMark/>
              </w:tcPr>
            </w:tcPrChange>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Change w:id="345" w:author="Alex" w:date="2015-11-24T14:58:00Z">
              <w:tcPr>
                <w:tcW w:w="620" w:type="pct"/>
                <w:shd w:val="clear" w:color="auto" w:fill="auto"/>
                <w:noWrap/>
                <w:vAlign w:val="center"/>
                <w:hideMark/>
              </w:tcPr>
            </w:tcPrChange>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Change w:id="346" w:author="Alex" w:date="2015-11-24T14:58:00Z">
              <w:tcPr>
                <w:tcW w:w="548" w:type="pct"/>
                <w:shd w:val="clear" w:color="auto" w:fill="auto"/>
                <w:noWrap/>
                <w:vAlign w:val="center"/>
                <w:hideMark/>
              </w:tcPr>
            </w:tcPrChange>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Change w:id="347" w:author="Alex" w:date="2015-11-24T14:58:00Z">
              <w:tcPr>
                <w:tcW w:w="547" w:type="pct"/>
                <w:shd w:val="clear" w:color="auto" w:fill="auto"/>
                <w:noWrap/>
                <w:vAlign w:val="center"/>
                <w:hideMark/>
              </w:tcPr>
            </w:tcPrChange>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FD35EA">
        <w:trPr>
          <w:trHeight w:val="300"/>
          <w:trPrChange w:id="348" w:author="Alex" w:date="2015-11-24T14:58:00Z">
            <w:trPr>
              <w:trHeight w:val="300"/>
            </w:trPr>
          </w:trPrChange>
        </w:trPr>
        <w:tc>
          <w:tcPr>
            <w:tcW w:w="1433" w:type="pct"/>
            <w:shd w:val="clear" w:color="auto" w:fill="auto"/>
            <w:noWrap/>
            <w:vAlign w:val="center"/>
            <w:hideMark/>
            <w:tcPrChange w:id="349" w:author="Alex" w:date="2015-11-24T14:58:00Z">
              <w:tcPr>
                <w:tcW w:w="1433" w:type="pct"/>
                <w:shd w:val="clear" w:color="auto" w:fill="auto"/>
                <w:noWrap/>
                <w:vAlign w:val="center"/>
                <w:hideMark/>
              </w:tcPr>
            </w:tcPrChange>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Change w:id="350" w:author="Alex" w:date="2015-11-24T14:58:00Z">
              <w:tcPr>
                <w:tcW w:w="559" w:type="pct"/>
                <w:shd w:val="clear" w:color="auto" w:fill="auto"/>
                <w:noWrap/>
                <w:vAlign w:val="center"/>
                <w:hideMark/>
              </w:tcPr>
            </w:tcPrChange>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Change w:id="351" w:author="Alex" w:date="2015-11-24T14:58:00Z">
              <w:tcPr>
                <w:tcW w:w="672" w:type="pct"/>
                <w:shd w:val="clear" w:color="auto" w:fill="auto"/>
                <w:noWrap/>
                <w:vAlign w:val="center"/>
                <w:hideMark/>
              </w:tcPr>
            </w:tcPrChange>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Change w:id="352" w:author="Alex" w:date="2015-11-24T14:58:00Z">
              <w:tcPr>
                <w:tcW w:w="621" w:type="pct"/>
                <w:shd w:val="clear" w:color="auto" w:fill="auto"/>
                <w:noWrap/>
                <w:vAlign w:val="center"/>
                <w:hideMark/>
              </w:tcPr>
            </w:tcPrChange>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Change w:id="353" w:author="Alex" w:date="2015-11-24T14:58:00Z">
              <w:tcPr>
                <w:tcW w:w="620" w:type="pct"/>
                <w:shd w:val="clear" w:color="auto" w:fill="auto"/>
                <w:noWrap/>
                <w:vAlign w:val="center"/>
                <w:hideMark/>
              </w:tcPr>
            </w:tcPrChange>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Change w:id="354" w:author="Alex" w:date="2015-11-24T14:58:00Z">
              <w:tcPr>
                <w:tcW w:w="548" w:type="pct"/>
                <w:shd w:val="clear" w:color="auto" w:fill="auto"/>
                <w:noWrap/>
                <w:vAlign w:val="center"/>
                <w:hideMark/>
              </w:tcPr>
            </w:tcPrChange>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Change w:id="355" w:author="Alex" w:date="2015-11-24T14:58:00Z">
              <w:tcPr>
                <w:tcW w:w="547" w:type="pct"/>
                <w:shd w:val="clear" w:color="auto" w:fill="auto"/>
                <w:noWrap/>
                <w:vAlign w:val="center"/>
                <w:hideMark/>
              </w:tcPr>
            </w:tcPrChange>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FD35EA">
        <w:trPr>
          <w:trHeight w:val="300"/>
          <w:trPrChange w:id="356" w:author="Alex" w:date="2015-11-24T14:58:00Z">
            <w:trPr>
              <w:trHeight w:val="300"/>
            </w:trPr>
          </w:trPrChange>
        </w:trPr>
        <w:tc>
          <w:tcPr>
            <w:tcW w:w="1433" w:type="pct"/>
            <w:shd w:val="clear" w:color="auto" w:fill="auto"/>
            <w:noWrap/>
            <w:vAlign w:val="center"/>
            <w:hideMark/>
            <w:tcPrChange w:id="357" w:author="Alex" w:date="2015-11-24T14:58:00Z">
              <w:tcPr>
                <w:tcW w:w="1433" w:type="pct"/>
                <w:shd w:val="clear" w:color="auto" w:fill="auto"/>
                <w:noWrap/>
                <w:vAlign w:val="center"/>
                <w:hideMark/>
              </w:tcPr>
            </w:tcPrChange>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Change w:id="358" w:author="Alex" w:date="2015-11-24T14:58:00Z">
              <w:tcPr>
                <w:tcW w:w="559" w:type="pct"/>
                <w:shd w:val="clear" w:color="auto" w:fill="auto"/>
                <w:noWrap/>
                <w:vAlign w:val="center"/>
                <w:hideMark/>
              </w:tcPr>
            </w:tcPrChange>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Change w:id="359" w:author="Alex" w:date="2015-11-24T14:58:00Z">
              <w:tcPr>
                <w:tcW w:w="672" w:type="pct"/>
                <w:shd w:val="clear" w:color="auto" w:fill="auto"/>
                <w:noWrap/>
                <w:vAlign w:val="center"/>
                <w:hideMark/>
              </w:tcPr>
            </w:tcPrChange>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Change w:id="360" w:author="Alex" w:date="2015-11-24T14:58:00Z">
              <w:tcPr>
                <w:tcW w:w="621" w:type="pct"/>
                <w:shd w:val="clear" w:color="auto" w:fill="auto"/>
                <w:noWrap/>
                <w:vAlign w:val="center"/>
                <w:hideMark/>
              </w:tcPr>
            </w:tcPrChange>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Change w:id="361" w:author="Alex" w:date="2015-11-24T14:58:00Z">
              <w:tcPr>
                <w:tcW w:w="620" w:type="pct"/>
                <w:shd w:val="clear" w:color="auto" w:fill="auto"/>
                <w:noWrap/>
                <w:vAlign w:val="center"/>
                <w:hideMark/>
              </w:tcPr>
            </w:tcPrChange>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Change w:id="362" w:author="Alex" w:date="2015-11-24T14:58:00Z">
              <w:tcPr>
                <w:tcW w:w="548" w:type="pct"/>
                <w:shd w:val="clear" w:color="auto" w:fill="auto"/>
                <w:noWrap/>
                <w:vAlign w:val="center"/>
                <w:hideMark/>
              </w:tcPr>
            </w:tcPrChange>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Change w:id="363" w:author="Alex" w:date="2015-11-24T14:58:00Z">
              <w:tcPr>
                <w:tcW w:w="547" w:type="pct"/>
                <w:shd w:val="clear" w:color="auto" w:fill="auto"/>
                <w:noWrap/>
                <w:vAlign w:val="center"/>
                <w:hideMark/>
              </w:tcPr>
            </w:tcPrChange>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FD35EA">
        <w:trPr>
          <w:trHeight w:val="300"/>
          <w:trPrChange w:id="364" w:author="Alex" w:date="2015-11-24T14:58:00Z">
            <w:trPr>
              <w:trHeight w:val="300"/>
            </w:trPr>
          </w:trPrChange>
        </w:trPr>
        <w:tc>
          <w:tcPr>
            <w:tcW w:w="1433" w:type="pct"/>
            <w:shd w:val="clear" w:color="auto" w:fill="auto"/>
            <w:noWrap/>
            <w:vAlign w:val="center"/>
            <w:hideMark/>
            <w:tcPrChange w:id="365" w:author="Alex" w:date="2015-11-24T14:58:00Z">
              <w:tcPr>
                <w:tcW w:w="1433" w:type="pct"/>
                <w:shd w:val="clear" w:color="auto" w:fill="auto"/>
                <w:noWrap/>
                <w:vAlign w:val="center"/>
                <w:hideMark/>
              </w:tcPr>
            </w:tcPrChange>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Change w:id="366" w:author="Alex" w:date="2015-11-24T14:58:00Z">
              <w:tcPr>
                <w:tcW w:w="559" w:type="pct"/>
                <w:shd w:val="clear" w:color="auto" w:fill="auto"/>
                <w:noWrap/>
                <w:vAlign w:val="center"/>
                <w:hideMark/>
              </w:tcPr>
            </w:tcPrChange>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Change w:id="367" w:author="Alex" w:date="2015-11-24T14:58:00Z">
              <w:tcPr>
                <w:tcW w:w="672" w:type="pct"/>
                <w:shd w:val="clear" w:color="auto" w:fill="auto"/>
                <w:noWrap/>
                <w:vAlign w:val="center"/>
                <w:hideMark/>
              </w:tcPr>
            </w:tcPrChange>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Change w:id="368" w:author="Alex" w:date="2015-11-24T14:58:00Z">
              <w:tcPr>
                <w:tcW w:w="621" w:type="pct"/>
                <w:shd w:val="clear" w:color="auto" w:fill="auto"/>
                <w:noWrap/>
                <w:vAlign w:val="center"/>
                <w:hideMark/>
              </w:tcPr>
            </w:tcPrChange>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Change w:id="369" w:author="Alex" w:date="2015-11-24T14:58:00Z">
              <w:tcPr>
                <w:tcW w:w="620" w:type="pct"/>
                <w:shd w:val="clear" w:color="auto" w:fill="auto"/>
                <w:noWrap/>
                <w:vAlign w:val="center"/>
                <w:hideMark/>
              </w:tcPr>
            </w:tcPrChange>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Change w:id="370" w:author="Alex" w:date="2015-11-24T14:58:00Z">
              <w:tcPr>
                <w:tcW w:w="548" w:type="pct"/>
                <w:shd w:val="clear" w:color="auto" w:fill="auto"/>
                <w:noWrap/>
                <w:vAlign w:val="center"/>
                <w:hideMark/>
              </w:tcPr>
            </w:tcPrChange>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Change w:id="371" w:author="Alex" w:date="2015-11-24T14:58:00Z">
              <w:tcPr>
                <w:tcW w:w="547" w:type="pct"/>
                <w:shd w:val="clear" w:color="auto" w:fill="auto"/>
                <w:noWrap/>
                <w:vAlign w:val="center"/>
                <w:hideMark/>
              </w:tcPr>
            </w:tcPrChange>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FD35EA">
        <w:trPr>
          <w:trHeight w:val="300"/>
          <w:trPrChange w:id="372" w:author="Alex" w:date="2015-11-24T14:58:00Z">
            <w:trPr>
              <w:trHeight w:val="300"/>
            </w:trPr>
          </w:trPrChange>
        </w:trPr>
        <w:tc>
          <w:tcPr>
            <w:tcW w:w="1433" w:type="pct"/>
            <w:shd w:val="clear" w:color="auto" w:fill="auto"/>
            <w:noWrap/>
            <w:vAlign w:val="center"/>
            <w:hideMark/>
            <w:tcPrChange w:id="373" w:author="Alex" w:date="2015-11-24T14:58:00Z">
              <w:tcPr>
                <w:tcW w:w="1433" w:type="pct"/>
                <w:shd w:val="clear" w:color="auto" w:fill="auto"/>
                <w:noWrap/>
                <w:vAlign w:val="center"/>
                <w:hideMark/>
              </w:tcPr>
            </w:tcPrChange>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Change w:id="374" w:author="Alex" w:date="2015-11-24T14:58:00Z">
              <w:tcPr>
                <w:tcW w:w="559" w:type="pct"/>
                <w:shd w:val="clear" w:color="auto" w:fill="auto"/>
                <w:noWrap/>
                <w:vAlign w:val="center"/>
                <w:hideMark/>
              </w:tcPr>
            </w:tcPrChange>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Change w:id="375" w:author="Alex" w:date="2015-11-24T14:58:00Z">
              <w:tcPr>
                <w:tcW w:w="672" w:type="pct"/>
                <w:shd w:val="clear" w:color="auto" w:fill="auto"/>
                <w:noWrap/>
                <w:vAlign w:val="center"/>
                <w:hideMark/>
              </w:tcPr>
            </w:tcPrChange>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Change w:id="376" w:author="Alex" w:date="2015-11-24T14:58:00Z">
              <w:tcPr>
                <w:tcW w:w="621" w:type="pct"/>
                <w:shd w:val="clear" w:color="auto" w:fill="auto"/>
                <w:noWrap/>
                <w:vAlign w:val="center"/>
                <w:hideMark/>
              </w:tcPr>
            </w:tcPrChange>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Change w:id="377" w:author="Alex" w:date="2015-11-24T14:58:00Z">
              <w:tcPr>
                <w:tcW w:w="620" w:type="pct"/>
                <w:shd w:val="clear" w:color="auto" w:fill="auto"/>
                <w:noWrap/>
                <w:vAlign w:val="center"/>
                <w:hideMark/>
              </w:tcPr>
            </w:tcPrChange>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Change w:id="378" w:author="Alex" w:date="2015-11-24T14:58:00Z">
              <w:tcPr>
                <w:tcW w:w="548" w:type="pct"/>
                <w:shd w:val="clear" w:color="auto" w:fill="auto"/>
                <w:noWrap/>
                <w:vAlign w:val="center"/>
                <w:hideMark/>
              </w:tcPr>
            </w:tcPrChange>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Change w:id="379" w:author="Alex" w:date="2015-11-24T14:58:00Z">
              <w:tcPr>
                <w:tcW w:w="547" w:type="pct"/>
                <w:shd w:val="clear" w:color="auto" w:fill="auto"/>
                <w:noWrap/>
                <w:vAlign w:val="center"/>
                <w:hideMark/>
              </w:tcPr>
            </w:tcPrChange>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FD35EA">
        <w:trPr>
          <w:trHeight w:val="300"/>
          <w:trPrChange w:id="380" w:author="Alex" w:date="2015-11-24T14:58:00Z">
            <w:trPr>
              <w:trHeight w:val="300"/>
            </w:trPr>
          </w:trPrChange>
        </w:trPr>
        <w:tc>
          <w:tcPr>
            <w:tcW w:w="1433" w:type="pct"/>
            <w:shd w:val="clear" w:color="auto" w:fill="auto"/>
            <w:noWrap/>
            <w:vAlign w:val="center"/>
            <w:hideMark/>
            <w:tcPrChange w:id="381" w:author="Alex" w:date="2015-11-24T14:58:00Z">
              <w:tcPr>
                <w:tcW w:w="1433" w:type="pct"/>
                <w:shd w:val="clear" w:color="auto" w:fill="auto"/>
                <w:noWrap/>
                <w:vAlign w:val="center"/>
                <w:hideMark/>
              </w:tcPr>
            </w:tcPrChange>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Change w:id="382" w:author="Alex" w:date="2015-11-24T14:58:00Z">
              <w:tcPr>
                <w:tcW w:w="559" w:type="pct"/>
                <w:shd w:val="clear" w:color="auto" w:fill="auto"/>
                <w:noWrap/>
                <w:vAlign w:val="center"/>
                <w:hideMark/>
              </w:tcPr>
            </w:tcPrChange>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Change w:id="383" w:author="Alex" w:date="2015-11-24T14:58:00Z">
              <w:tcPr>
                <w:tcW w:w="672" w:type="pct"/>
                <w:shd w:val="clear" w:color="auto" w:fill="auto"/>
                <w:noWrap/>
                <w:vAlign w:val="center"/>
                <w:hideMark/>
              </w:tcPr>
            </w:tcPrChange>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Change w:id="384" w:author="Alex" w:date="2015-11-24T14:58:00Z">
              <w:tcPr>
                <w:tcW w:w="621" w:type="pct"/>
                <w:shd w:val="clear" w:color="auto" w:fill="auto"/>
                <w:noWrap/>
                <w:vAlign w:val="center"/>
                <w:hideMark/>
              </w:tcPr>
            </w:tcPrChange>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Change w:id="385" w:author="Alex" w:date="2015-11-24T14:58:00Z">
              <w:tcPr>
                <w:tcW w:w="620" w:type="pct"/>
                <w:shd w:val="clear" w:color="auto" w:fill="auto"/>
                <w:noWrap/>
                <w:vAlign w:val="center"/>
                <w:hideMark/>
              </w:tcPr>
            </w:tcPrChange>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Change w:id="386" w:author="Alex" w:date="2015-11-24T14:58:00Z">
              <w:tcPr>
                <w:tcW w:w="548" w:type="pct"/>
                <w:shd w:val="clear" w:color="auto" w:fill="auto"/>
                <w:noWrap/>
                <w:vAlign w:val="center"/>
                <w:hideMark/>
              </w:tcPr>
            </w:tcPrChange>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Change w:id="387" w:author="Alex" w:date="2015-11-24T14:58:00Z">
              <w:tcPr>
                <w:tcW w:w="547" w:type="pct"/>
                <w:shd w:val="clear" w:color="auto" w:fill="auto"/>
                <w:noWrap/>
                <w:vAlign w:val="center"/>
                <w:hideMark/>
              </w:tcPr>
            </w:tcPrChange>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FD35EA">
        <w:trPr>
          <w:trHeight w:val="300"/>
          <w:trPrChange w:id="388" w:author="Alex" w:date="2015-11-24T14:58:00Z">
            <w:trPr>
              <w:trHeight w:val="300"/>
            </w:trPr>
          </w:trPrChange>
        </w:trPr>
        <w:tc>
          <w:tcPr>
            <w:tcW w:w="1433" w:type="pct"/>
            <w:shd w:val="clear" w:color="auto" w:fill="auto"/>
            <w:noWrap/>
            <w:vAlign w:val="center"/>
            <w:hideMark/>
            <w:tcPrChange w:id="389" w:author="Alex" w:date="2015-11-24T14:58:00Z">
              <w:tcPr>
                <w:tcW w:w="1433" w:type="pct"/>
                <w:shd w:val="clear" w:color="auto" w:fill="auto"/>
                <w:noWrap/>
                <w:vAlign w:val="center"/>
                <w:hideMark/>
              </w:tcPr>
            </w:tcPrChange>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Change w:id="390" w:author="Alex" w:date="2015-11-24T14:58:00Z">
              <w:tcPr>
                <w:tcW w:w="559" w:type="pct"/>
                <w:shd w:val="clear" w:color="auto" w:fill="auto"/>
                <w:noWrap/>
                <w:vAlign w:val="center"/>
                <w:hideMark/>
              </w:tcPr>
            </w:tcPrChange>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Change w:id="391" w:author="Alex" w:date="2015-11-24T14:58:00Z">
              <w:tcPr>
                <w:tcW w:w="672" w:type="pct"/>
                <w:shd w:val="clear" w:color="auto" w:fill="auto"/>
                <w:noWrap/>
                <w:vAlign w:val="center"/>
                <w:hideMark/>
              </w:tcPr>
            </w:tcPrChange>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Change w:id="392" w:author="Alex" w:date="2015-11-24T14:58:00Z">
              <w:tcPr>
                <w:tcW w:w="621" w:type="pct"/>
                <w:shd w:val="clear" w:color="auto" w:fill="auto"/>
                <w:noWrap/>
                <w:vAlign w:val="center"/>
                <w:hideMark/>
              </w:tcPr>
            </w:tcPrChange>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Change w:id="393" w:author="Alex" w:date="2015-11-24T14:58:00Z">
              <w:tcPr>
                <w:tcW w:w="620" w:type="pct"/>
                <w:shd w:val="clear" w:color="auto" w:fill="auto"/>
                <w:noWrap/>
                <w:vAlign w:val="center"/>
                <w:hideMark/>
              </w:tcPr>
            </w:tcPrChange>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Change w:id="394" w:author="Alex" w:date="2015-11-24T14:58:00Z">
              <w:tcPr>
                <w:tcW w:w="548" w:type="pct"/>
                <w:shd w:val="clear" w:color="auto" w:fill="auto"/>
                <w:noWrap/>
                <w:vAlign w:val="center"/>
                <w:hideMark/>
              </w:tcPr>
            </w:tcPrChange>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Change w:id="395" w:author="Alex" w:date="2015-11-24T14:58:00Z">
              <w:tcPr>
                <w:tcW w:w="547" w:type="pct"/>
                <w:shd w:val="clear" w:color="auto" w:fill="auto"/>
                <w:noWrap/>
                <w:vAlign w:val="center"/>
                <w:hideMark/>
              </w:tcPr>
            </w:tcPrChange>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FD35EA">
        <w:trPr>
          <w:trHeight w:val="300"/>
          <w:trPrChange w:id="396" w:author="Alex" w:date="2015-11-24T14:58:00Z">
            <w:trPr>
              <w:trHeight w:val="300"/>
            </w:trPr>
          </w:trPrChange>
        </w:trPr>
        <w:tc>
          <w:tcPr>
            <w:tcW w:w="1433" w:type="pct"/>
            <w:shd w:val="clear" w:color="auto" w:fill="auto"/>
            <w:noWrap/>
            <w:vAlign w:val="center"/>
            <w:hideMark/>
            <w:tcPrChange w:id="397" w:author="Alex" w:date="2015-11-24T14:58:00Z">
              <w:tcPr>
                <w:tcW w:w="1433" w:type="pct"/>
                <w:shd w:val="clear" w:color="auto" w:fill="auto"/>
                <w:noWrap/>
                <w:vAlign w:val="center"/>
                <w:hideMark/>
              </w:tcPr>
            </w:tcPrChange>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Change w:id="398" w:author="Alex" w:date="2015-11-24T14:58:00Z">
              <w:tcPr>
                <w:tcW w:w="559" w:type="pct"/>
                <w:shd w:val="clear" w:color="auto" w:fill="auto"/>
                <w:noWrap/>
                <w:vAlign w:val="center"/>
                <w:hideMark/>
              </w:tcPr>
            </w:tcPrChange>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Change w:id="399" w:author="Alex" w:date="2015-11-24T14:58:00Z">
              <w:tcPr>
                <w:tcW w:w="672" w:type="pct"/>
                <w:shd w:val="clear" w:color="auto" w:fill="auto"/>
                <w:noWrap/>
                <w:vAlign w:val="center"/>
                <w:hideMark/>
              </w:tcPr>
            </w:tcPrChange>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Change w:id="400" w:author="Alex" w:date="2015-11-24T14:58:00Z">
              <w:tcPr>
                <w:tcW w:w="621" w:type="pct"/>
                <w:shd w:val="clear" w:color="auto" w:fill="auto"/>
                <w:noWrap/>
                <w:vAlign w:val="center"/>
                <w:hideMark/>
              </w:tcPr>
            </w:tcPrChange>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Change w:id="401" w:author="Alex" w:date="2015-11-24T14:58:00Z">
              <w:tcPr>
                <w:tcW w:w="620" w:type="pct"/>
                <w:shd w:val="clear" w:color="auto" w:fill="auto"/>
                <w:noWrap/>
                <w:vAlign w:val="center"/>
                <w:hideMark/>
              </w:tcPr>
            </w:tcPrChange>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Change w:id="402" w:author="Alex" w:date="2015-11-24T14:58:00Z">
              <w:tcPr>
                <w:tcW w:w="548" w:type="pct"/>
                <w:shd w:val="clear" w:color="auto" w:fill="auto"/>
                <w:noWrap/>
                <w:vAlign w:val="center"/>
                <w:hideMark/>
              </w:tcPr>
            </w:tcPrChange>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Change w:id="403" w:author="Alex" w:date="2015-11-24T14:58:00Z">
              <w:tcPr>
                <w:tcW w:w="547" w:type="pct"/>
                <w:shd w:val="clear" w:color="auto" w:fill="auto"/>
                <w:noWrap/>
                <w:vAlign w:val="center"/>
                <w:hideMark/>
              </w:tcPr>
            </w:tcPrChange>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FD35EA">
        <w:trPr>
          <w:trHeight w:val="300"/>
          <w:trPrChange w:id="404" w:author="Alex" w:date="2015-11-24T14:58:00Z">
            <w:trPr>
              <w:trHeight w:val="300"/>
            </w:trPr>
          </w:trPrChange>
        </w:trPr>
        <w:tc>
          <w:tcPr>
            <w:tcW w:w="1433" w:type="pct"/>
            <w:shd w:val="clear" w:color="auto" w:fill="auto"/>
            <w:noWrap/>
            <w:vAlign w:val="center"/>
            <w:hideMark/>
            <w:tcPrChange w:id="405" w:author="Alex" w:date="2015-11-24T14:58:00Z">
              <w:tcPr>
                <w:tcW w:w="1433" w:type="pct"/>
                <w:shd w:val="clear" w:color="auto" w:fill="auto"/>
                <w:noWrap/>
                <w:vAlign w:val="center"/>
                <w:hideMark/>
              </w:tcPr>
            </w:tcPrChange>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Change w:id="406" w:author="Alex" w:date="2015-11-24T14:58:00Z">
              <w:tcPr>
                <w:tcW w:w="559" w:type="pct"/>
                <w:shd w:val="clear" w:color="auto" w:fill="auto"/>
                <w:noWrap/>
                <w:vAlign w:val="center"/>
                <w:hideMark/>
              </w:tcPr>
            </w:tcPrChange>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Change w:id="407" w:author="Alex" w:date="2015-11-24T14:58:00Z">
              <w:tcPr>
                <w:tcW w:w="672" w:type="pct"/>
                <w:shd w:val="clear" w:color="auto" w:fill="auto"/>
                <w:noWrap/>
                <w:vAlign w:val="center"/>
                <w:hideMark/>
              </w:tcPr>
            </w:tcPrChange>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Change w:id="408" w:author="Alex" w:date="2015-11-24T14:58:00Z">
              <w:tcPr>
                <w:tcW w:w="621" w:type="pct"/>
                <w:shd w:val="clear" w:color="auto" w:fill="auto"/>
                <w:noWrap/>
                <w:vAlign w:val="center"/>
                <w:hideMark/>
              </w:tcPr>
            </w:tcPrChange>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Change w:id="409" w:author="Alex" w:date="2015-11-24T14:58:00Z">
              <w:tcPr>
                <w:tcW w:w="620" w:type="pct"/>
                <w:shd w:val="clear" w:color="auto" w:fill="auto"/>
                <w:noWrap/>
                <w:vAlign w:val="center"/>
                <w:hideMark/>
              </w:tcPr>
            </w:tcPrChange>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Change w:id="410" w:author="Alex" w:date="2015-11-24T14:58:00Z">
              <w:tcPr>
                <w:tcW w:w="548" w:type="pct"/>
                <w:shd w:val="clear" w:color="auto" w:fill="auto"/>
                <w:noWrap/>
                <w:vAlign w:val="center"/>
                <w:hideMark/>
              </w:tcPr>
            </w:tcPrChange>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Change w:id="411" w:author="Alex" w:date="2015-11-24T14:58:00Z">
              <w:tcPr>
                <w:tcW w:w="547" w:type="pct"/>
                <w:shd w:val="clear" w:color="auto" w:fill="auto"/>
                <w:noWrap/>
                <w:vAlign w:val="center"/>
                <w:hideMark/>
              </w:tcPr>
            </w:tcPrChange>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FD35EA">
        <w:trPr>
          <w:trHeight w:val="300"/>
          <w:trPrChange w:id="412" w:author="Alex" w:date="2015-11-24T14:58:00Z">
            <w:trPr>
              <w:trHeight w:val="300"/>
            </w:trPr>
          </w:trPrChange>
        </w:trPr>
        <w:tc>
          <w:tcPr>
            <w:tcW w:w="1433" w:type="pct"/>
            <w:shd w:val="clear" w:color="auto" w:fill="auto"/>
            <w:noWrap/>
            <w:vAlign w:val="center"/>
            <w:hideMark/>
            <w:tcPrChange w:id="413" w:author="Alex" w:date="2015-11-24T14:58:00Z">
              <w:tcPr>
                <w:tcW w:w="1433" w:type="pct"/>
                <w:shd w:val="clear" w:color="auto" w:fill="auto"/>
                <w:noWrap/>
                <w:vAlign w:val="center"/>
                <w:hideMark/>
              </w:tcPr>
            </w:tcPrChange>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Change w:id="414" w:author="Alex" w:date="2015-11-24T14:58:00Z">
              <w:tcPr>
                <w:tcW w:w="559" w:type="pct"/>
                <w:shd w:val="clear" w:color="auto" w:fill="auto"/>
                <w:noWrap/>
                <w:vAlign w:val="center"/>
                <w:hideMark/>
              </w:tcPr>
            </w:tcPrChange>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Change w:id="415" w:author="Alex" w:date="2015-11-24T14:58:00Z">
              <w:tcPr>
                <w:tcW w:w="672" w:type="pct"/>
                <w:shd w:val="clear" w:color="auto" w:fill="auto"/>
                <w:noWrap/>
                <w:vAlign w:val="center"/>
                <w:hideMark/>
              </w:tcPr>
            </w:tcPrChange>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Change w:id="416" w:author="Alex" w:date="2015-11-24T14:58:00Z">
              <w:tcPr>
                <w:tcW w:w="621" w:type="pct"/>
                <w:shd w:val="clear" w:color="auto" w:fill="auto"/>
                <w:noWrap/>
                <w:vAlign w:val="center"/>
                <w:hideMark/>
              </w:tcPr>
            </w:tcPrChange>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Change w:id="417" w:author="Alex" w:date="2015-11-24T14:58:00Z">
              <w:tcPr>
                <w:tcW w:w="620" w:type="pct"/>
                <w:shd w:val="clear" w:color="auto" w:fill="auto"/>
                <w:noWrap/>
                <w:vAlign w:val="center"/>
                <w:hideMark/>
              </w:tcPr>
            </w:tcPrChange>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Change w:id="418" w:author="Alex" w:date="2015-11-24T14:58:00Z">
              <w:tcPr>
                <w:tcW w:w="548" w:type="pct"/>
                <w:shd w:val="clear" w:color="auto" w:fill="auto"/>
                <w:noWrap/>
                <w:vAlign w:val="center"/>
                <w:hideMark/>
              </w:tcPr>
            </w:tcPrChange>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Change w:id="419" w:author="Alex" w:date="2015-11-24T14:58:00Z">
              <w:tcPr>
                <w:tcW w:w="547" w:type="pct"/>
                <w:shd w:val="clear" w:color="auto" w:fill="auto"/>
                <w:noWrap/>
                <w:vAlign w:val="center"/>
                <w:hideMark/>
              </w:tcPr>
            </w:tcPrChange>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FD35EA">
        <w:trPr>
          <w:trHeight w:val="300"/>
          <w:trPrChange w:id="420" w:author="Alex" w:date="2015-11-24T14:58:00Z">
            <w:trPr>
              <w:trHeight w:val="300"/>
            </w:trPr>
          </w:trPrChange>
        </w:trPr>
        <w:tc>
          <w:tcPr>
            <w:tcW w:w="1433" w:type="pct"/>
            <w:shd w:val="clear" w:color="auto" w:fill="auto"/>
            <w:noWrap/>
            <w:vAlign w:val="center"/>
            <w:hideMark/>
            <w:tcPrChange w:id="421" w:author="Alex" w:date="2015-11-24T14:58:00Z">
              <w:tcPr>
                <w:tcW w:w="1433" w:type="pct"/>
                <w:shd w:val="clear" w:color="auto" w:fill="auto"/>
                <w:noWrap/>
                <w:vAlign w:val="center"/>
                <w:hideMark/>
              </w:tcPr>
            </w:tcPrChange>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Change w:id="422" w:author="Alex" w:date="2015-11-24T14:58:00Z">
              <w:tcPr>
                <w:tcW w:w="559" w:type="pct"/>
                <w:shd w:val="clear" w:color="auto" w:fill="auto"/>
                <w:noWrap/>
                <w:vAlign w:val="center"/>
                <w:hideMark/>
              </w:tcPr>
            </w:tcPrChange>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Change w:id="423" w:author="Alex" w:date="2015-11-24T14:58:00Z">
              <w:tcPr>
                <w:tcW w:w="672" w:type="pct"/>
                <w:shd w:val="clear" w:color="auto" w:fill="auto"/>
                <w:noWrap/>
                <w:vAlign w:val="center"/>
                <w:hideMark/>
              </w:tcPr>
            </w:tcPrChange>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Change w:id="424" w:author="Alex" w:date="2015-11-24T14:58:00Z">
              <w:tcPr>
                <w:tcW w:w="621" w:type="pct"/>
                <w:shd w:val="clear" w:color="auto" w:fill="auto"/>
                <w:noWrap/>
                <w:vAlign w:val="center"/>
                <w:hideMark/>
              </w:tcPr>
            </w:tcPrChange>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Change w:id="425" w:author="Alex" w:date="2015-11-24T14:58:00Z">
              <w:tcPr>
                <w:tcW w:w="620" w:type="pct"/>
                <w:shd w:val="clear" w:color="auto" w:fill="auto"/>
                <w:noWrap/>
                <w:vAlign w:val="center"/>
                <w:hideMark/>
              </w:tcPr>
            </w:tcPrChange>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Change w:id="426" w:author="Alex" w:date="2015-11-24T14:58:00Z">
              <w:tcPr>
                <w:tcW w:w="548" w:type="pct"/>
                <w:shd w:val="clear" w:color="auto" w:fill="auto"/>
                <w:noWrap/>
                <w:vAlign w:val="center"/>
                <w:hideMark/>
              </w:tcPr>
            </w:tcPrChange>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Change w:id="427" w:author="Alex" w:date="2015-11-24T14:58:00Z">
              <w:tcPr>
                <w:tcW w:w="547" w:type="pct"/>
                <w:shd w:val="clear" w:color="auto" w:fill="auto"/>
                <w:noWrap/>
                <w:vAlign w:val="center"/>
                <w:hideMark/>
              </w:tcPr>
            </w:tcPrChange>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FD35EA">
        <w:trPr>
          <w:trHeight w:val="300"/>
          <w:trPrChange w:id="428" w:author="Alex" w:date="2015-11-24T14:58:00Z">
            <w:trPr>
              <w:trHeight w:val="300"/>
            </w:trPr>
          </w:trPrChange>
        </w:trPr>
        <w:tc>
          <w:tcPr>
            <w:tcW w:w="1433" w:type="pct"/>
            <w:shd w:val="clear" w:color="auto" w:fill="auto"/>
            <w:noWrap/>
            <w:vAlign w:val="center"/>
            <w:hideMark/>
            <w:tcPrChange w:id="429" w:author="Alex" w:date="2015-11-24T14:58:00Z">
              <w:tcPr>
                <w:tcW w:w="1433" w:type="pct"/>
                <w:shd w:val="clear" w:color="auto" w:fill="auto"/>
                <w:noWrap/>
                <w:vAlign w:val="center"/>
                <w:hideMark/>
              </w:tcPr>
            </w:tcPrChange>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Change w:id="430" w:author="Alex" w:date="2015-11-24T14:58:00Z">
              <w:tcPr>
                <w:tcW w:w="559" w:type="pct"/>
                <w:shd w:val="clear" w:color="auto" w:fill="auto"/>
                <w:noWrap/>
                <w:vAlign w:val="center"/>
                <w:hideMark/>
              </w:tcPr>
            </w:tcPrChange>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Change w:id="431" w:author="Alex" w:date="2015-11-24T14:58:00Z">
              <w:tcPr>
                <w:tcW w:w="672" w:type="pct"/>
                <w:shd w:val="clear" w:color="auto" w:fill="auto"/>
                <w:noWrap/>
                <w:vAlign w:val="center"/>
                <w:hideMark/>
              </w:tcPr>
            </w:tcPrChange>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Change w:id="432" w:author="Alex" w:date="2015-11-24T14:58:00Z">
              <w:tcPr>
                <w:tcW w:w="621" w:type="pct"/>
                <w:shd w:val="clear" w:color="auto" w:fill="auto"/>
                <w:noWrap/>
                <w:vAlign w:val="center"/>
                <w:hideMark/>
              </w:tcPr>
            </w:tcPrChange>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Change w:id="433" w:author="Alex" w:date="2015-11-24T14:58:00Z">
              <w:tcPr>
                <w:tcW w:w="620" w:type="pct"/>
                <w:shd w:val="clear" w:color="auto" w:fill="auto"/>
                <w:noWrap/>
                <w:vAlign w:val="center"/>
                <w:hideMark/>
              </w:tcPr>
            </w:tcPrChange>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Change w:id="434" w:author="Alex" w:date="2015-11-24T14:58:00Z">
              <w:tcPr>
                <w:tcW w:w="548" w:type="pct"/>
                <w:shd w:val="clear" w:color="auto" w:fill="auto"/>
                <w:noWrap/>
                <w:vAlign w:val="center"/>
                <w:hideMark/>
              </w:tcPr>
            </w:tcPrChange>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Change w:id="435" w:author="Alex" w:date="2015-11-24T14:58:00Z">
              <w:tcPr>
                <w:tcW w:w="547" w:type="pct"/>
                <w:shd w:val="clear" w:color="auto" w:fill="auto"/>
                <w:noWrap/>
                <w:vAlign w:val="center"/>
                <w:hideMark/>
              </w:tcPr>
            </w:tcPrChange>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FD35EA">
        <w:trPr>
          <w:trHeight w:val="300"/>
          <w:trPrChange w:id="436" w:author="Alex" w:date="2015-11-24T14:58:00Z">
            <w:trPr>
              <w:trHeight w:val="300"/>
            </w:trPr>
          </w:trPrChange>
        </w:trPr>
        <w:tc>
          <w:tcPr>
            <w:tcW w:w="1433" w:type="pct"/>
            <w:shd w:val="clear" w:color="auto" w:fill="auto"/>
            <w:noWrap/>
            <w:vAlign w:val="center"/>
            <w:hideMark/>
            <w:tcPrChange w:id="437" w:author="Alex" w:date="2015-11-24T14:58:00Z">
              <w:tcPr>
                <w:tcW w:w="1433" w:type="pct"/>
                <w:shd w:val="clear" w:color="auto" w:fill="auto"/>
                <w:noWrap/>
                <w:vAlign w:val="center"/>
                <w:hideMark/>
              </w:tcPr>
            </w:tcPrChange>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Change w:id="438" w:author="Alex" w:date="2015-11-24T14:58:00Z">
              <w:tcPr>
                <w:tcW w:w="559" w:type="pct"/>
                <w:shd w:val="clear" w:color="auto" w:fill="auto"/>
                <w:noWrap/>
                <w:vAlign w:val="center"/>
                <w:hideMark/>
              </w:tcPr>
            </w:tcPrChange>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Change w:id="439" w:author="Alex" w:date="2015-11-24T14:58:00Z">
              <w:tcPr>
                <w:tcW w:w="672" w:type="pct"/>
                <w:shd w:val="clear" w:color="auto" w:fill="auto"/>
                <w:noWrap/>
                <w:vAlign w:val="center"/>
                <w:hideMark/>
              </w:tcPr>
            </w:tcPrChange>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Change w:id="440" w:author="Alex" w:date="2015-11-24T14:58:00Z">
              <w:tcPr>
                <w:tcW w:w="621" w:type="pct"/>
                <w:shd w:val="clear" w:color="auto" w:fill="auto"/>
                <w:noWrap/>
                <w:vAlign w:val="center"/>
                <w:hideMark/>
              </w:tcPr>
            </w:tcPrChange>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Change w:id="441" w:author="Alex" w:date="2015-11-24T14:58:00Z">
              <w:tcPr>
                <w:tcW w:w="620" w:type="pct"/>
                <w:shd w:val="clear" w:color="auto" w:fill="auto"/>
                <w:noWrap/>
                <w:vAlign w:val="center"/>
                <w:hideMark/>
              </w:tcPr>
            </w:tcPrChange>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Change w:id="442" w:author="Alex" w:date="2015-11-24T14:58:00Z">
              <w:tcPr>
                <w:tcW w:w="548" w:type="pct"/>
                <w:shd w:val="clear" w:color="auto" w:fill="auto"/>
                <w:noWrap/>
                <w:vAlign w:val="center"/>
                <w:hideMark/>
              </w:tcPr>
            </w:tcPrChange>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Change w:id="443" w:author="Alex" w:date="2015-11-24T14:58:00Z">
              <w:tcPr>
                <w:tcW w:w="547" w:type="pct"/>
                <w:shd w:val="clear" w:color="auto" w:fill="auto"/>
                <w:noWrap/>
                <w:vAlign w:val="center"/>
                <w:hideMark/>
              </w:tcPr>
            </w:tcPrChange>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FD35EA">
        <w:trPr>
          <w:trHeight w:val="300"/>
          <w:trPrChange w:id="444" w:author="Alex" w:date="2015-11-24T14:58:00Z">
            <w:trPr>
              <w:trHeight w:val="300"/>
            </w:trPr>
          </w:trPrChange>
        </w:trPr>
        <w:tc>
          <w:tcPr>
            <w:tcW w:w="1433" w:type="pct"/>
            <w:shd w:val="clear" w:color="auto" w:fill="auto"/>
            <w:noWrap/>
            <w:vAlign w:val="center"/>
            <w:hideMark/>
            <w:tcPrChange w:id="445" w:author="Alex" w:date="2015-11-24T14:58:00Z">
              <w:tcPr>
                <w:tcW w:w="1433" w:type="pct"/>
                <w:shd w:val="clear" w:color="auto" w:fill="auto"/>
                <w:noWrap/>
                <w:vAlign w:val="center"/>
                <w:hideMark/>
              </w:tcPr>
            </w:tcPrChange>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Change w:id="446" w:author="Alex" w:date="2015-11-24T14:58:00Z">
              <w:tcPr>
                <w:tcW w:w="559" w:type="pct"/>
                <w:shd w:val="clear" w:color="auto" w:fill="auto"/>
                <w:noWrap/>
                <w:vAlign w:val="center"/>
                <w:hideMark/>
              </w:tcPr>
            </w:tcPrChange>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Change w:id="447" w:author="Alex" w:date="2015-11-24T14:58:00Z">
              <w:tcPr>
                <w:tcW w:w="672" w:type="pct"/>
                <w:shd w:val="clear" w:color="auto" w:fill="auto"/>
                <w:noWrap/>
                <w:vAlign w:val="center"/>
                <w:hideMark/>
              </w:tcPr>
            </w:tcPrChange>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Change w:id="448" w:author="Alex" w:date="2015-11-24T14:58:00Z">
              <w:tcPr>
                <w:tcW w:w="621" w:type="pct"/>
                <w:shd w:val="clear" w:color="auto" w:fill="auto"/>
                <w:noWrap/>
                <w:vAlign w:val="center"/>
                <w:hideMark/>
              </w:tcPr>
            </w:tcPrChange>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Change w:id="449" w:author="Alex" w:date="2015-11-24T14:58:00Z">
              <w:tcPr>
                <w:tcW w:w="620" w:type="pct"/>
                <w:shd w:val="clear" w:color="auto" w:fill="auto"/>
                <w:noWrap/>
                <w:vAlign w:val="center"/>
                <w:hideMark/>
              </w:tcPr>
            </w:tcPrChange>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Change w:id="450" w:author="Alex" w:date="2015-11-24T14:58:00Z">
              <w:tcPr>
                <w:tcW w:w="548" w:type="pct"/>
                <w:shd w:val="clear" w:color="auto" w:fill="auto"/>
                <w:noWrap/>
                <w:vAlign w:val="center"/>
                <w:hideMark/>
              </w:tcPr>
            </w:tcPrChange>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Change w:id="451" w:author="Alex" w:date="2015-11-24T14:58:00Z">
              <w:tcPr>
                <w:tcW w:w="547" w:type="pct"/>
                <w:shd w:val="clear" w:color="auto" w:fill="auto"/>
                <w:noWrap/>
                <w:vAlign w:val="center"/>
                <w:hideMark/>
              </w:tcPr>
            </w:tcPrChange>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FD35EA">
        <w:trPr>
          <w:trHeight w:val="300"/>
          <w:trPrChange w:id="452" w:author="Alex" w:date="2015-11-24T14:58:00Z">
            <w:trPr>
              <w:trHeight w:val="300"/>
            </w:trPr>
          </w:trPrChange>
        </w:trPr>
        <w:tc>
          <w:tcPr>
            <w:tcW w:w="1433" w:type="pct"/>
            <w:shd w:val="clear" w:color="auto" w:fill="auto"/>
            <w:noWrap/>
            <w:vAlign w:val="center"/>
            <w:hideMark/>
            <w:tcPrChange w:id="453" w:author="Alex" w:date="2015-11-24T14:58:00Z">
              <w:tcPr>
                <w:tcW w:w="1433" w:type="pct"/>
                <w:shd w:val="clear" w:color="auto" w:fill="auto"/>
                <w:noWrap/>
                <w:vAlign w:val="center"/>
                <w:hideMark/>
              </w:tcPr>
            </w:tcPrChange>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Change w:id="454" w:author="Alex" w:date="2015-11-24T14:58:00Z">
              <w:tcPr>
                <w:tcW w:w="559" w:type="pct"/>
                <w:shd w:val="clear" w:color="auto" w:fill="auto"/>
                <w:noWrap/>
                <w:vAlign w:val="center"/>
                <w:hideMark/>
              </w:tcPr>
            </w:tcPrChange>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Change w:id="455" w:author="Alex" w:date="2015-11-24T14:58:00Z">
              <w:tcPr>
                <w:tcW w:w="672" w:type="pct"/>
                <w:shd w:val="clear" w:color="auto" w:fill="auto"/>
                <w:noWrap/>
                <w:vAlign w:val="center"/>
                <w:hideMark/>
              </w:tcPr>
            </w:tcPrChange>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Change w:id="456" w:author="Alex" w:date="2015-11-24T14:58:00Z">
              <w:tcPr>
                <w:tcW w:w="621" w:type="pct"/>
                <w:shd w:val="clear" w:color="auto" w:fill="auto"/>
                <w:noWrap/>
                <w:vAlign w:val="center"/>
                <w:hideMark/>
              </w:tcPr>
            </w:tcPrChange>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Change w:id="457" w:author="Alex" w:date="2015-11-24T14:58:00Z">
              <w:tcPr>
                <w:tcW w:w="620" w:type="pct"/>
                <w:shd w:val="clear" w:color="auto" w:fill="auto"/>
                <w:noWrap/>
                <w:vAlign w:val="center"/>
                <w:hideMark/>
              </w:tcPr>
            </w:tcPrChange>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Change w:id="458" w:author="Alex" w:date="2015-11-24T14:58:00Z">
              <w:tcPr>
                <w:tcW w:w="548" w:type="pct"/>
                <w:shd w:val="clear" w:color="auto" w:fill="auto"/>
                <w:noWrap/>
                <w:vAlign w:val="center"/>
                <w:hideMark/>
              </w:tcPr>
            </w:tcPrChange>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Change w:id="459" w:author="Alex" w:date="2015-11-24T14:58:00Z">
              <w:tcPr>
                <w:tcW w:w="547" w:type="pct"/>
                <w:shd w:val="clear" w:color="auto" w:fill="auto"/>
                <w:noWrap/>
                <w:vAlign w:val="center"/>
                <w:hideMark/>
              </w:tcPr>
            </w:tcPrChange>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FD35EA">
        <w:trPr>
          <w:trHeight w:val="300"/>
          <w:trPrChange w:id="460" w:author="Alex" w:date="2015-11-24T14:58:00Z">
            <w:trPr>
              <w:trHeight w:val="300"/>
            </w:trPr>
          </w:trPrChange>
        </w:trPr>
        <w:tc>
          <w:tcPr>
            <w:tcW w:w="1433" w:type="pct"/>
            <w:shd w:val="clear" w:color="auto" w:fill="auto"/>
            <w:noWrap/>
            <w:vAlign w:val="center"/>
            <w:hideMark/>
            <w:tcPrChange w:id="461" w:author="Alex" w:date="2015-11-24T14:58:00Z">
              <w:tcPr>
                <w:tcW w:w="1433" w:type="pct"/>
                <w:shd w:val="clear" w:color="auto" w:fill="auto"/>
                <w:noWrap/>
                <w:vAlign w:val="center"/>
                <w:hideMark/>
              </w:tcPr>
            </w:tcPrChange>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Change w:id="462" w:author="Alex" w:date="2015-11-24T14:58:00Z">
              <w:tcPr>
                <w:tcW w:w="559" w:type="pct"/>
                <w:shd w:val="clear" w:color="auto" w:fill="auto"/>
                <w:noWrap/>
                <w:vAlign w:val="center"/>
                <w:hideMark/>
              </w:tcPr>
            </w:tcPrChange>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Change w:id="463" w:author="Alex" w:date="2015-11-24T14:58:00Z">
              <w:tcPr>
                <w:tcW w:w="672" w:type="pct"/>
                <w:shd w:val="clear" w:color="auto" w:fill="auto"/>
                <w:noWrap/>
                <w:vAlign w:val="center"/>
                <w:hideMark/>
              </w:tcPr>
            </w:tcPrChange>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Change w:id="464" w:author="Alex" w:date="2015-11-24T14:58:00Z">
              <w:tcPr>
                <w:tcW w:w="621" w:type="pct"/>
                <w:shd w:val="clear" w:color="auto" w:fill="auto"/>
                <w:noWrap/>
                <w:vAlign w:val="center"/>
                <w:hideMark/>
              </w:tcPr>
            </w:tcPrChange>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Change w:id="465" w:author="Alex" w:date="2015-11-24T14:58:00Z">
              <w:tcPr>
                <w:tcW w:w="620" w:type="pct"/>
                <w:shd w:val="clear" w:color="auto" w:fill="auto"/>
                <w:noWrap/>
                <w:vAlign w:val="center"/>
                <w:hideMark/>
              </w:tcPr>
            </w:tcPrChange>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Change w:id="466" w:author="Alex" w:date="2015-11-24T14:58:00Z">
              <w:tcPr>
                <w:tcW w:w="548" w:type="pct"/>
                <w:shd w:val="clear" w:color="auto" w:fill="auto"/>
                <w:noWrap/>
                <w:vAlign w:val="center"/>
                <w:hideMark/>
              </w:tcPr>
            </w:tcPrChange>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Change w:id="467" w:author="Alex" w:date="2015-11-24T14:58:00Z">
              <w:tcPr>
                <w:tcW w:w="547" w:type="pct"/>
                <w:shd w:val="clear" w:color="auto" w:fill="auto"/>
                <w:noWrap/>
                <w:vAlign w:val="center"/>
                <w:hideMark/>
              </w:tcPr>
            </w:tcPrChange>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FD35EA">
        <w:trPr>
          <w:trHeight w:val="300"/>
          <w:trPrChange w:id="468" w:author="Alex" w:date="2015-11-24T14:58:00Z">
            <w:trPr>
              <w:trHeight w:val="300"/>
            </w:trPr>
          </w:trPrChange>
        </w:trPr>
        <w:tc>
          <w:tcPr>
            <w:tcW w:w="1433" w:type="pct"/>
            <w:shd w:val="clear" w:color="auto" w:fill="auto"/>
            <w:noWrap/>
            <w:vAlign w:val="center"/>
            <w:hideMark/>
            <w:tcPrChange w:id="469" w:author="Alex" w:date="2015-11-24T14:58:00Z">
              <w:tcPr>
                <w:tcW w:w="1433" w:type="pct"/>
                <w:shd w:val="clear" w:color="auto" w:fill="auto"/>
                <w:noWrap/>
                <w:vAlign w:val="center"/>
                <w:hideMark/>
              </w:tcPr>
            </w:tcPrChange>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Change w:id="470" w:author="Alex" w:date="2015-11-24T14:58:00Z">
              <w:tcPr>
                <w:tcW w:w="559" w:type="pct"/>
                <w:shd w:val="clear" w:color="auto" w:fill="auto"/>
                <w:noWrap/>
                <w:vAlign w:val="center"/>
                <w:hideMark/>
              </w:tcPr>
            </w:tcPrChange>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Change w:id="471" w:author="Alex" w:date="2015-11-24T14:58:00Z">
              <w:tcPr>
                <w:tcW w:w="672" w:type="pct"/>
                <w:shd w:val="clear" w:color="auto" w:fill="auto"/>
                <w:noWrap/>
                <w:vAlign w:val="center"/>
                <w:hideMark/>
              </w:tcPr>
            </w:tcPrChange>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Change w:id="472" w:author="Alex" w:date="2015-11-24T14:58:00Z">
              <w:tcPr>
                <w:tcW w:w="621" w:type="pct"/>
                <w:shd w:val="clear" w:color="auto" w:fill="auto"/>
                <w:noWrap/>
                <w:vAlign w:val="center"/>
                <w:hideMark/>
              </w:tcPr>
            </w:tcPrChange>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Change w:id="473" w:author="Alex" w:date="2015-11-24T14:58:00Z">
              <w:tcPr>
                <w:tcW w:w="620" w:type="pct"/>
                <w:shd w:val="clear" w:color="auto" w:fill="auto"/>
                <w:noWrap/>
                <w:vAlign w:val="center"/>
                <w:hideMark/>
              </w:tcPr>
            </w:tcPrChange>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Change w:id="474" w:author="Alex" w:date="2015-11-24T14:58:00Z">
              <w:tcPr>
                <w:tcW w:w="548" w:type="pct"/>
                <w:shd w:val="clear" w:color="auto" w:fill="auto"/>
                <w:noWrap/>
                <w:vAlign w:val="center"/>
                <w:hideMark/>
              </w:tcPr>
            </w:tcPrChange>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Change w:id="475" w:author="Alex" w:date="2015-11-24T14:58:00Z">
              <w:tcPr>
                <w:tcW w:w="547" w:type="pct"/>
                <w:shd w:val="clear" w:color="auto" w:fill="auto"/>
                <w:noWrap/>
                <w:vAlign w:val="center"/>
                <w:hideMark/>
              </w:tcPr>
            </w:tcPrChange>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FD35EA">
        <w:trPr>
          <w:trHeight w:val="300"/>
          <w:trPrChange w:id="476" w:author="Alex" w:date="2015-11-24T14:58:00Z">
            <w:trPr>
              <w:trHeight w:val="300"/>
            </w:trPr>
          </w:trPrChange>
        </w:trPr>
        <w:tc>
          <w:tcPr>
            <w:tcW w:w="1433" w:type="pct"/>
            <w:shd w:val="clear" w:color="auto" w:fill="auto"/>
            <w:noWrap/>
            <w:vAlign w:val="center"/>
            <w:hideMark/>
            <w:tcPrChange w:id="477" w:author="Alex" w:date="2015-11-24T14:58:00Z">
              <w:tcPr>
                <w:tcW w:w="1433" w:type="pct"/>
                <w:shd w:val="clear" w:color="auto" w:fill="auto"/>
                <w:noWrap/>
                <w:vAlign w:val="center"/>
                <w:hideMark/>
              </w:tcPr>
            </w:tcPrChange>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Change w:id="478" w:author="Alex" w:date="2015-11-24T14:58:00Z">
              <w:tcPr>
                <w:tcW w:w="559" w:type="pct"/>
                <w:shd w:val="clear" w:color="auto" w:fill="auto"/>
                <w:noWrap/>
                <w:vAlign w:val="center"/>
                <w:hideMark/>
              </w:tcPr>
            </w:tcPrChange>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Change w:id="479" w:author="Alex" w:date="2015-11-24T14:58:00Z">
              <w:tcPr>
                <w:tcW w:w="672" w:type="pct"/>
                <w:shd w:val="clear" w:color="auto" w:fill="auto"/>
                <w:noWrap/>
                <w:vAlign w:val="center"/>
                <w:hideMark/>
              </w:tcPr>
            </w:tcPrChange>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Change w:id="480" w:author="Alex" w:date="2015-11-24T14:58:00Z">
              <w:tcPr>
                <w:tcW w:w="621" w:type="pct"/>
                <w:shd w:val="clear" w:color="auto" w:fill="auto"/>
                <w:noWrap/>
                <w:vAlign w:val="center"/>
                <w:hideMark/>
              </w:tcPr>
            </w:tcPrChange>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Change w:id="481" w:author="Alex" w:date="2015-11-24T14:58:00Z">
              <w:tcPr>
                <w:tcW w:w="620" w:type="pct"/>
                <w:shd w:val="clear" w:color="auto" w:fill="auto"/>
                <w:noWrap/>
                <w:vAlign w:val="center"/>
                <w:hideMark/>
              </w:tcPr>
            </w:tcPrChange>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Change w:id="482" w:author="Alex" w:date="2015-11-24T14:58:00Z">
              <w:tcPr>
                <w:tcW w:w="548" w:type="pct"/>
                <w:shd w:val="clear" w:color="auto" w:fill="auto"/>
                <w:noWrap/>
                <w:vAlign w:val="center"/>
                <w:hideMark/>
              </w:tcPr>
            </w:tcPrChange>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Change w:id="483" w:author="Alex" w:date="2015-11-24T14:58:00Z">
              <w:tcPr>
                <w:tcW w:w="547" w:type="pct"/>
                <w:shd w:val="clear" w:color="auto" w:fill="auto"/>
                <w:noWrap/>
                <w:vAlign w:val="center"/>
                <w:hideMark/>
              </w:tcPr>
            </w:tcPrChange>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FD35EA">
        <w:trPr>
          <w:trHeight w:val="300"/>
          <w:trPrChange w:id="484" w:author="Alex" w:date="2015-11-24T14:58:00Z">
            <w:trPr>
              <w:trHeight w:val="300"/>
            </w:trPr>
          </w:trPrChange>
        </w:trPr>
        <w:tc>
          <w:tcPr>
            <w:tcW w:w="1433" w:type="pct"/>
            <w:shd w:val="clear" w:color="auto" w:fill="auto"/>
            <w:noWrap/>
            <w:vAlign w:val="center"/>
            <w:hideMark/>
            <w:tcPrChange w:id="485" w:author="Alex" w:date="2015-11-24T14:58:00Z">
              <w:tcPr>
                <w:tcW w:w="1433" w:type="pct"/>
                <w:shd w:val="clear" w:color="auto" w:fill="auto"/>
                <w:noWrap/>
                <w:vAlign w:val="center"/>
                <w:hideMark/>
              </w:tcPr>
            </w:tcPrChange>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Change w:id="486" w:author="Alex" w:date="2015-11-24T14:58:00Z">
              <w:tcPr>
                <w:tcW w:w="559" w:type="pct"/>
                <w:shd w:val="clear" w:color="auto" w:fill="auto"/>
                <w:noWrap/>
                <w:vAlign w:val="center"/>
                <w:hideMark/>
              </w:tcPr>
            </w:tcPrChange>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Change w:id="487" w:author="Alex" w:date="2015-11-24T14:58:00Z">
              <w:tcPr>
                <w:tcW w:w="672" w:type="pct"/>
                <w:shd w:val="clear" w:color="auto" w:fill="auto"/>
                <w:noWrap/>
                <w:vAlign w:val="center"/>
                <w:hideMark/>
              </w:tcPr>
            </w:tcPrChange>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Change w:id="488" w:author="Alex" w:date="2015-11-24T14:58:00Z">
              <w:tcPr>
                <w:tcW w:w="621" w:type="pct"/>
                <w:shd w:val="clear" w:color="auto" w:fill="auto"/>
                <w:noWrap/>
                <w:vAlign w:val="center"/>
                <w:hideMark/>
              </w:tcPr>
            </w:tcPrChange>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Change w:id="489" w:author="Alex" w:date="2015-11-24T14:58:00Z">
              <w:tcPr>
                <w:tcW w:w="620" w:type="pct"/>
                <w:shd w:val="clear" w:color="auto" w:fill="auto"/>
                <w:noWrap/>
                <w:vAlign w:val="center"/>
                <w:hideMark/>
              </w:tcPr>
            </w:tcPrChange>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Change w:id="490" w:author="Alex" w:date="2015-11-24T14:58:00Z">
              <w:tcPr>
                <w:tcW w:w="548" w:type="pct"/>
                <w:shd w:val="clear" w:color="auto" w:fill="auto"/>
                <w:noWrap/>
                <w:vAlign w:val="center"/>
                <w:hideMark/>
              </w:tcPr>
            </w:tcPrChange>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Change w:id="491" w:author="Alex" w:date="2015-11-24T14:58:00Z">
              <w:tcPr>
                <w:tcW w:w="547" w:type="pct"/>
                <w:shd w:val="clear" w:color="auto" w:fill="auto"/>
                <w:noWrap/>
                <w:vAlign w:val="center"/>
                <w:hideMark/>
              </w:tcPr>
            </w:tcPrChange>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FD35EA">
        <w:trPr>
          <w:trHeight w:val="300"/>
          <w:trPrChange w:id="492" w:author="Alex" w:date="2015-11-24T14:58:00Z">
            <w:trPr>
              <w:trHeight w:val="300"/>
            </w:trPr>
          </w:trPrChange>
        </w:trPr>
        <w:tc>
          <w:tcPr>
            <w:tcW w:w="1433" w:type="pct"/>
            <w:shd w:val="clear" w:color="auto" w:fill="auto"/>
            <w:noWrap/>
            <w:vAlign w:val="center"/>
            <w:hideMark/>
            <w:tcPrChange w:id="493" w:author="Alex" w:date="2015-11-24T14:58:00Z">
              <w:tcPr>
                <w:tcW w:w="1433" w:type="pct"/>
                <w:shd w:val="clear" w:color="auto" w:fill="auto"/>
                <w:noWrap/>
                <w:vAlign w:val="center"/>
                <w:hideMark/>
              </w:tcPr>
            </w:tcPrChange>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Change w:id="494" w:author="Alex" w:date="2015-11-24T14:58:00Z">
              <w:tcPr>
                <w:tcW w:w="559" w:type="pct"/>
                <w:shd w:val="clear" w:color="auto" w:fill="auto"/>
                <w:noWrap/>
                <w:vAlign w:val="center"/>
                <w:hideMark/>
              </w:tcPr>
            </w:tcPrChange>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Change w:id="495" w:author="Alex" w:date="2015-11-24T14:58:00Z">
              <w:tcPr>
                <w:tcW w:w="672" w:type="pct"/>
                <w:shd w:val="clear" w:color="auto" w:fill="auto"/>
                <w:noWrap/>
                <w:vAlign w:val="center"/>
                <w:hideMark/>
              </w:tcPr>
            </w:tcPrChange>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Change w:id="496" w:author="Alex" w:date="2015-11-24T14:58:00Z">
              <w:tcPr>
                <w:tcW w:w="621" w:type="pct"/>
                <w:shd w:val="clear" w:color="auto" w:fill="auto"/>
                <w:noWrap/>
                <w:vAlign w:val="center"/>
                <w:hideMark/>
              </w:tcPr>
            </w:tcPrChange>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Change w:id="497" w:author="Alex" w:date="2015-11-24T14:58:00Z">
              <w:tcPr>
                <w:tcW w:w="620" w:type="pct"/>
                <w:shd w:val="clear" w:color="auto" w:fill="auto"/>
                <w:noWrap/>
                <w:vAlign w:val="center"/>
                <w:hideMark/>
              </w:tcPr>
            </w:tcPrChange>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Change w:id="498" w:author="Alex" w:date="2015-11-24T14:58:00Z">
              <w:tcPr>
                <w:tcW w:w="548" w:type="pct"/>
                <w:shd w:val="clear" w:color="auto" w:fill="auto"/>
                <w:noWrap/>
                <w:vAlign w:val="center"/>
                <w:hideMark/>
              </w:tcPr>
            </w:tcPrChange>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Change w:id="499" w:author="Alex" w:date="2015-11-24T14:58:00Z">
              <w:tcPr>
                <w:tcW w:w="547" w:type="pct"/>
                <w:shd w:val="clear" w:color="auto" w:fill="auto"/>
                <w:noWrap/>
                <w:vAlign w:val="center"/>
                <w:hideMark/>
              </w:tcPr>
            </w:tcPrChange>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FD35EA">
        <w:trPr>
          <w:trHeight w:val="300"/>
          <w:trPrChange w:id="500" w:author="Alex" w:date="2015-11-24T14:58:00Z">
            <w:trPr>
              <w:trHeight w:val="300"/>
            </w:trPr>
          </w:trPrChange>
        </w:trPr>
        <w:tc>
          <w:tcPr>
            <w:tcW w:w="1433" w:type="pct"/>
            <w:shd w:val="clear" w:color="auto" w:fill="auto"/>
            <w:noWrap/>
            <w:vAlign w:val="center"/>
            <w:hideMark/>
            <w:tcPrChange w:id="501" w:author="Alex" w:date="2015-11-24T14:58:00Z">
              <w:tcPr>
                <w:tcW w:w="1433" w:type="pct"/>
                <w:shd w:val="clear" w:color="auto" w:fill="auto"/>
                <w:noWrap/>
                <w:vAlign w:val="center"/>
                <w:hideMark/>
              </w:tcPr>
            </w:tcPrChange>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Change w:id="502" w:author="Alex" w:date="2015-11-24T14:58:00Z">
              <w:tcPr>
                <w:tcW w:w="559" w:type="pct"/>
                <w:shd w:val="clear" w:color="auto" w:fill="auto"/>
                <w:noWrap/>
                <w:vAlign w:val="center"/>
                <w:hideMark/>
              </w:tcPr>
            </w:tcPrChange>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Change w:id="503" w:author="Alex" w:date="2015-11-24T14:58:00Z">
              <w:tcPr>
                <w:tcW w:w="672" w:type="pct"/>
                <w:shd w:val="clear" w:color="auto" w:fill="auto"/>
                <w:noWrap/>
                <w:vAlign w:val="center"/>
                <w:hideMark/>
              </w:tcPr>
            </w:tcPrChange>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Change w:id="504" w:author="Alex" w:date="2015-11-24T14:58:00Z">
              <w:tcPr>
                <w:tcW w:w="621" w:type="pct"/>
                <w:shd w:val="clear" w:color="auto" w:fill="auto"/>
                <w:noWrap/>
                <w:vAlign w:val="center"/>
                <w:hideMark/>
              </w:tcPr>
            </w:tcPrChange>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Change w:id="505" w:author="Alex" w:date="2015-11-24T14:58:00Z">
              <w:tcPr>
                <w:tcW w:w="620" w:type="pct"/>
                <w:shd w:val="clear" w:color="auto" w:fill="auto"/>
                <w:noWrap/>
                <w:vAlign w:val="center"/>
                <w:hideMark/>
              </w:tcPr>
            </w:tcPrChange>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Change w:id="506" w:author="Alex" w:date="2015-11-24T14:58:00Z">
              <w:tcPr>
                <w:tcW w:w="548" w:type="pct"/>
                <w:shd w:val="clear" w:color="auto" w:fill="auto"/>
                <w:noWrap/>
                <w:vAlign w:val="center"/>
                <w:hideMark/>
              </w:tcPr>
            </w:tcPrChange>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Change w:id="507" w:author="Alex" w:date="2015-11-24T14:58:00Z">
              <w:tcPr>
                <w:tcW w:w="547" w:type="pct"/>
                <w:shd w:val="clear" w:color="auto" w:fill="auto"/>
                <w:noWrap/>
                <w:vAlign w:val="center"/>
                <w:hideMark/>
              </w:tcPr>
            </w:tcPrChange>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FD35EA">
        <w:trPr>
          <w:trHeight w:val="300"/>
          <w:trPrChange w:id="508" w:author="Alex" w:date="2015-11-24T14:58:00Z">
            <w:trPr>
              <w:trHeight w:val="300"/>
            </w:trPr>
          </w:trPrChange>
        </w:trPr>
        <w:tc>
          <w:tcPr>
            <w:tcW w:w="1433" w:type="pct"/>
            <w:shd w:val="clear" w:color="auto" w:fill="auto"/>
            <w:noWrap/>
            <w:vAlign w:val="center"/>
            <w:hideMark/>
            <w:tcPrChange w:id="509" w:author="Alex" w:date="2015-11-24T14:58:00Z">
              <w:tcPr>
                <w:tcW w:w="1433" w:type="pct"/>
                <w:shd w:val="clear" w:color="auto" w:fill="auto"/>
                <w:noWrap/>
                <w:vAlign w:val="center"/>
                <w:hideMark/>
              </w:tcPr>
            </w:tcPrChange>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Change w:id="510" w:author="Alex" w:date="2015-11-24T14:58:00Z">
              <w:tcPr>
                <w:tcW w:w="559" w:type="pct"/>
                <w:shd w:val="clear" w:color="auto" w:fill="auto"/>
                <w:noWrap/>
                <w:vAlign w:val="center"/>
                <w:hideMark/>
              </w:tcPr>
            </w:tcPrChange>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Change w:id="511" w:author="Alex" w:date="2015-11-24T14:58:00Z">
              <w:tcPr>
                <w:tcW w:w="672" w:type="pct"/>
                <w:shd w:val="clear" w:color="auto" w:fill="auto"/>
                <w:noWrap/>
                <w:vAlign w:val="center"/>
                <w:hideMark/>
              </w:tcPr>
            </w:tcPrChange>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Change w:id="512" w:author="Alex" w:date="2015-11-24T14:58:00Z">
              <w:tcPr>
                <w:tcW w:w="621" w:type="pct"/>
                <w:shd w:val="clear" w:color="auto" w:fill="auto"/>
                <w:noWrap/>
                <w:vAlign w:val="center"/>
                <w:hideMark/>
              </w:tcPr>
            </w:tcPrChange>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Change w:id="513" w:author="Alex" w:date="2015-11-24T14:58:00Z">
              <w:tcPr>
                <w:tcW w:w="620" w:type="pct"/>
                <w:shd w:val="clear" w:color="auto" w:fill="auto"/>
                <w:noWrap/>
                <w:vAlign w:val="center"/>
                <w:hideMark/>
              </w:tcPr>
            </w:tcPrChange>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Change w:id="514" w:author="Alex" w:date="2015-11-24T14:58:00Z">
              <w:tcPr>
                <w:tcW w:w="548" w:type="pct"/>
                <w:shd w:val="clear" w:color="auto" w:fill="auto"/>
                <w:noWrap/>
                <w:vAlign w:val="center"/>
                <w:hideMark/>
              </w:tcPr>
            </w:tcPrChange>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Change w:id="515" w:author="Alex" w:date="2015-11-24T14:58:00Z">
              <w:tcPr>
                <w:tcW w:w="547" w:type="pct"/>
                <w:shd w:val="clear" w:color="auto" w:fill="auto"/>
                <w:noWrap/>
                <w:vAlign w:val="center"/>
                <w:hideMark/>
              </w:tcPr>
            </w:tcPrChange>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BA82968" w:rsidR="005315A6" w:rsidRPr="001E61A8" w:rsidRDefault="00D400F8" w:rsidP="00C07CB7">
      <w:pPr>
        <w:spacing w:line="480" w:lineRule="auto"/>
      </w:pPr>
      <w:del w:id="516" w:author="Alex" w:date="2015-11-24T14:34:00Z">
        <w:r w:rsidRPr="001E61A8" w:rsidDel="00471E6C">
          <w:rPr>
            <w:b/>
          </w:rPr>
          <w:delText xml:space="preserve">Supplemental </w:delText>
        </w:r>
      </w:del>
      <w:ins w:id="517" w:author="Alex" w:date="2015-11-24T14:34:00Z">
        <w:r w:rsidR="00471E6C" w:rsidRPr="001E61A8">
          <w:rPr>
            <w:b/>
          </w:rPr>
          <w:t>S</w:t>
        </w:r>
        <w:r w:rsidR="00471E6C">
          <w:rPr>
            <w:b/>
          </w:rPr>
          <w:t>2</w:t>
        </w:r>
        <w:r w:rsidR="00471E6C" w:rsidRPr="001E61A8">
          <w:rPr>
            <w:b/>
          </w:rPr>
          <w:t xml:space="preserve"> </w:t>
        </w:r>
      </w:ins>
      <w:r w:rsidRPr="001E61A8">
        <w:rPr>
          <w:b/>
        </w:rPr>
        <w:t>Table</w:t>
      </w:r>
      <w:del w:id="518" w:author="Alex" w:date="2015-11-24T14:34:00Z">
        <w:r w:rsidRPr="001E61A8" w:rsidDel="00471E6C">
          <w:rPr>
            <w:b/>
          </w:rPr>
          <w:delText xml:space="preserve"> 2</w:delText>
        </w:r>
      </w:del>
      <w:r w:rsidRPr="001E61A8">
        <w:rPr>
          <w:b/>
        </w:rPr>
        <w:t xml:space="preserve">.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7">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8">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9">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0">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1">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2">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3">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4">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5">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6">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7">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8">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9">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0">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39E4C516" w:rsidR="00B54DDD" w:rsidRPr="001E61A8" w:rsidRDefault="00B54DDD">
      <w:pPr>
        <w:spacing w:line="480" w:lineRule="auto"/>
      </w:pPr>
      <w:r w:rsidRPr="001E61A8">
        <w:rPr>
          <w:b/>
        </w:rPr>
        <w:t>S</w:t>
      </w:r>
      <w:ins w:id="519" w:author="Alex" w:date="2015-11-24T14:36:00Z">
        <w:r w:rsidR="003D122A">
          <w:rPr>
            <w:b/>
          </w:rPr>
          <w:t xml:space="preserve">3 </w:t>
        </w:r>
      </w:ins>
      <w:del w:id="520" w:author="Alex" w:date="2015-11-24T14:36:00Z">
        <w:r w:rsidRPr="001E61A8" w:rsidDel="003D122A">
          <w:rPr>
            <w:b/>
          </w:rPr>
          <w:delText>upplemental Figure 1</w:delText>
        </w:r>
      </w:del>
      <w:ins w:id="521" w:author="Alex" w:date="2015-11-24T14:36:00Z">
        <w:r w:rsidR="003D122A">
          <w:rPr>
            <w:b/>
          </w:rPr>
          <w:t>Fig</w:t>
        </w:r>
      </w:ins>
      <w:r w:rsidRPr="001E61A8">
        <w:rPr>
          <w:b/>
        </w:rPr>
        <w:t xml:space="preserve">: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all proteins used in this study, inc</w:t>
      </w:r>
      <w:bookmarkStart w:id="522" w:name="_GoBack"/>
      <w:bookmarkEnd w:id="522"/>
      <w:r w:rsidR="007601F4">
        <w:t xml:space="preserve">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1">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371A12D5" w:rsidR="00B54DDD" w:rsidRPr="001E61A8" w:rsidRDefault="00B54DDD">
      <w:pPr>
        <w:spacing w:line="480" w:lineRule="auto"/>
      </w:pPr>
      <w:r w:rsidRPr="001E61A8">
        <w:rPr>
          <w:b/>
        </w:rPr>
        <w:t>S</w:t>
      </w:r>
      <w:ins w:id="523" w:author="Alex" w:date="2015-11-24T14:36:00Z">
        <w:r w:rsidR="003D122A">
          <w:rPr>
            <w:b/>
          </w:rPr>
          <w:t xml:space="preserve">4 </w:t>
        </w:r>
      </w:ins>
      <w:del w:id="524" w:author="Alex" w:date="2015-11-24T14:36:00Z">
        <w:r w:rsidRPr="001E61A8" w:rsidDel="003D122A">
          <w:rPr>
            <w:b/>
          </w:rPr>
          <w:delText>upplementary Figure 2</w:delText>
        </w:r>
      </w:del>
      <w:ins w:id="525" w:author="Alex" w:date="2015-11-24T14:36:00Z">
        <w:r w:rsidR="003D122A">
          <w:rPr>
            <w:b/>
          </w:rPr>
          <w:t>Fig</w:t>
        </w:r>
      </w:ins>
      <w:r w:rsidRPr="001E61A8">
        <w:rPr>
          <w:b/>
        </w:rPr>
        <w:t xml:space="preserve">: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595AD7DA" w:rsidR="006B45AA" w:rsidRDefault="001E61A8">
      <w:pPr>
        <w:spacing w:line="480" w:lineRule="auto"/>
      </w:pPr>
      <w:r w:rsidRPr="001E61A8">
        <w:rPr>
          <w:b/>
        </w:rPr>
        <w:t>S</w:t>
      </w:r>
      <w:ins w:id="526" w:author="Alex" w:date="2015-11-24T14:37:00Z">
        <w:r w:rsidR="00C03904">
          <w:rPr>
            <w:b/>
          </w:rPr>
          <w:t xml:space="preserve">5 </w:t>
        </w:r>
      </w:ins>
      <w:del w:id="527" w:author="Alex" w:date="2015-11-24T14:37:00Z">
        <w:r w:rsidRPr="001E61A8" w:rsidDel="00C03904">
          <w:rPr>
            <w:b/>
          </w:rPr>
          <w:delText>upplemental Figure 3</w:delText>
        </w:r>
      </w:del>
      <w:ins w:id="528" w:author="Alex" w:date="2015-11-24T14:37:00Z">
        <w:r w:rsidR="00C03904">
          <w:rPr>
            <w:b/>
          </w:rPr>
          <w:t>Fig</w:t>
        </w:r>
      </w:ins>
      <w:r w:rsidRPr="001E61A8">
        <w:rPr>
          <w:b/>
        </w:rPr>
        <w:t xml:space="preserve">.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3E195965" w:rsidR="00127A42" w:rsidRPr="001E61A8" w:rsidRDefault="00127A42">
      <w:pPr>
        <w:spacing w:line="480" w:lineRule="auto"/>
      </w:pPr>
      <w:r w:rsidRPr="00127A42">
        <w:rPr>
          <w:b/>
        </w:rPr>
        <w:t>S</w:t>
      </w:r>
      <w:del w:id="529" w:author="Alex" w:date="2015-11-24T14:37:00Z">
        <w:r w:rsidRPr="00127A42" w:rsidDel="00694E56">
          <w:rPr>
            <w:b/>
          </w:rPr>
          <w:delText>upplemental Figure 4</w:delText>
        </w:r>
      </w:del>
      <w:ins w:id="530" w:author="Alex" w:date="2015-11-24T14:37:00Z">
        <w:r w:rsidR="00694E56">
          <w:rPr>
            <w:b/>
          </w:rPr>
          <w:t>6 Fig</w:t>
        </w:r>
      </w:ins>
      <w:r w:rsidRPr="00127A42">
        <w:rPr>
          <w:b/>
        </w:rPr>
        <w:t>.</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trPr>
        <w:tc>
          <w:tcPr>
            <w:tcW w:w="1595" w:type="dxa"/>
            <w:tcBorders>
              <w:top w:val="nil"/>
              <w:left w:val="nil"/>
              <w:bottom w:val="nil"/>
              <w:right w:val="nil"/>
            </w:tcBorders>
            <w:shd w:val="clear" w:color="auto" w:fill="auto"/>
            <w:noWrap/>
            <w:vAlign w:val="bottom"/>
            <w:hideMark/>
          </w:tcPr>
          <w:p w14:paraId="10C4FA95" w14:textId="358C3D37" w:rsidR="00440092" w:rsidRPr="007B199A" w:rsidRDefault="00440092">
            <w:pPr>
              <w:rPr>
                <w:b/>
              </w:rPr>
            </w:pPr>
            <w:r w:rsidRPr="007B199A">
              <w:rPr>
                <w:b/>
                <w:i/>
              </w:rPr>
              <w:t>k</w:t>
            </w:r>
            <w:r w:rsidRPr="007B199A">
              <w:rPr>
                <w:b/>
                <w:vertAlign w:val="subscript"/>
              </w:rPr>
              <w:t>cat</w:t>
            </w:r>
            <w:r w:rsidRPr="007B199A">
              <w:rPr>
                <w:b/>
              </w:rPr>
              <w:t>/K</w:t>
            </w:r>
            <w:r w:rsidRPr="007B199A">
              <w:rPr>
                <w:b/>
                <w:vertAlign w:val="subscript"/>
              </w:rPr>
              <w:t>M</w:t>
            </w:r>
          </w:p>
        </w:tc>
        <w:tc>
          <w:tcPr>
            <w:tcW w:w="1300" w:type="dxa"/>
            <w:tcBorders>
              <w:top w:val="nil"/>
              <w:left w:val="nil"/>
              <w:bottom w:val="nil"/>
              <w:right w:val="nil"/>
            </w:tcBorders>
            <w:shd w:val="clear" w:color="auto" w:fill="auto"/>
            <w:noWrap/>
            <w:vAlign w:val="bottom"/>
            <w:hideMark/>
          </w:tcPr>
          <w:p w14:paraId="6FCDF301" w14:textId="229AF50F" w:rsidR="00440092" w:rsidRPr="007B199A" w:rsidRDefault="00440092">
            <w:pPr>
              <w:rPr>
                <w:b/>
              </w:rPr>
            </w:pPr>
            <w:r w:rsidRPr="007B199A">
              <w:rPr>
                <w:b/>
              </w:rPr>
              <w:t>Mutant</w:t>
            </w:r>
          </w:p>
        </w:tc>
        <w:tc>
          <w:tcPr>
            <w:tcW w:w="1580" w:type="dxa"/>
            <w:tcBorders>
              <w:top w:val="nil"/>
              <w:left w:val="nil"/>
              <w:bottom w:val="nil"/>
              <w:right w:val="nil"/>
            </w:tcBorders>
            <w:shd w:val="clear" w:color="auto" w:fill="auto"/>
            <w:noWrap/>
            <w:vAlign w:val="bottom"/>
            <w:hideMark/>
          </w:tcPr>
          <w:p w14:paraId="4AF05523" w14:textId="56294734" w:rsidR="00440092" w:rsidRPr="007B199A" w:rsidRDefault="00440092">
            <w:pPr>
              <w:rPr>
                <w:b/>
              </w:rPr>
            </w:pPr>
            <w:r w:rsidRPr="007B199A">
              <w:rPr>
                <w:b/>
              </w:rPr>
              <w:t>Conservation (%)</w:t>
            </w:r>
          </w:p>
        </w:tc>
      </w:tr>
      <w:tr w:rsidR="00440092" w:rsidRPr="00440092" w14:paraId="6E155066" w14:textId="77777777" w:rsidTr="00440092">
        <w:trPr>
          <w:trHeight w:val="300"/>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rsidP="007B199A">
            <w:pPr>
              <w:rPr>
                <w:rFonts w:ascii="Lucida Grande" w:hAnsi="Lucida Grande" w:cs="Lucida Grande"/>
                <w:sz w:val="18"/>
                <w:szCs w:val="18"/>
              </w:rPr>
            </w:pPr>
            <w:r w:rsidRPr="00440092">
              <w:t>0.52</w:t>
            </w:r>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r w:rsidRPr="00440092">
              <w:t>R240A</w:t>
            </w:r>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rsidP="007B199A">
            <w:pPr>
              <w:rPr>
                <w:rFonts w:ascii="Lucida Grande" w:hAnsi="Lucida Grande" w:cs="Lucida Grande"/>
                <w:sz w:val="18"/>
                <w:szCs w:val="18"/>
              </w:rPr>
            </w:pPr>
            <w:r w:rsidRPr="00440092">
              <w:t>13</w:t>
            </w:r>
          </w:p>
        </w:tc>
      </w:tr>
      <w:tr w:rsidR="00440092" w:rsidRPr="00440092" w14:paraId="484F1747" w14:textId="77777777" w:rsidTr="00440092">
        <w:trPr>
          <w:trHeight w:val="300"/>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rsidP="007B199A">
            <w:pPr>
              <w:rPr>
                <w:rFonts w:ascii="Lucida Grande" w:hAnsi="Lucida Grande" w:cs="Lucida Grande"/>
                <w:sz w:val="18"/>
                <w:szCs w:val="18"/>
              </w:rPr>
            </w:pPr>
            <w:r w:rsidRPr="00440092">
              <w:t>0.22</w:t>
            </w:r>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r w:rsidRPr="00440092">
              <w:t>K413A</w:t>
            </w:r>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rsidP="007B199A">
            <w:r w:rsidRPr="00440092">
              <w:t>27</w:t>
            </w:r>
          </w:p>
        </w:tc>
      </w:tr>
      <w:tr w:rsidR="00440092" w:rsidRPr="00440092" w14:paraId="2BB7588E" w14:textId="77777777" w:rsidTr="00440092">
        <w:trPr>
          <w:trHeight w:val="300"/>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rsidP="007B199A">
            <w:r w:rsidRPr="00440092">
              <w:t>0.05</w:t>
            </w:r>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r w:rsidRPr="00440092">
              <w:t>K341A</w:t>
            </w:r>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rsidP="007B199A">
            <w:r w:rsidRPr="00440092">
              <w:t>16</w:t>
            </w:r>
          </w:p>
        </w:tc>
      </w:tr>
      <w:tr w:rsidR="00440092" w:rsidRPr="00440092" w14:paraId="19A84B28" w14:textId="77777777" w:rsidTr="00440092">
        <w:trPr>
          <w:trHeight w:val="300"/>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rsidP="007B199A">
            <w:r w:rsidRPr="00440092">
              <w:t>0.04</w:t>
            </w:r>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r w:rsidRPr="00440092">
              <w:t>S331A</w:t>
            </w:r>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rsidP="007B199A">
            <w:r w:rsidRPr="00440092">
              <w:t>60</w:t>
            </w:r>
          </w:p>
        </w:tc>
      </w:tr>
      <w:tr w:rsidR="00440092" w:rsidRPr="00440092" w14:paraId="12CAC4B3" w14:textId="77777777" w:rsidTr="00440092">
        <w:trPr>
          <w:trHeight w:val="300"/>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r w:rsidRPr="00440092">
              <w:t>S400A</w:t>
            </w:r>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rsidP="007B199A">
            <w:r w:rsidRPr="00440092">
              <w:t>41</w:t>
            </w:r>
          </w:p>
        </w:tc>
      </w:tr>
      <w:tr w:rsidR="00440092" w:rsidRPr="00440092" w14:paraId="3CC01308" w14:textId="77777777" w:rsidTr="00440092">
        <w:trPr>
          <w:trHeight w:val="300"/>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r w:rsidRPr="00440092">
              <w:t>E177A</w:t>
            </w:r>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rsidP="007B199A">
            <w:r w:rsidRPr="00440092">
              <w:t>3</w:t>
            </w:r>
          </w:p>
        </w:tc>
      </w:tr>
      <w:tr w:rsidR="00440092" w:rsidRPr="00440092" w14:paraId="3CB708FC" w14:textId="77777777" w:rsidTr="00440092">
        <w:trPr>
          <w:trHeight w:val="300"/>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rsidP="007B199A">
            <w:r w:rsidRPr="00440092">
              <w:t>-0.08</w:t>
            </w:r>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r w:rsidRPr="00440092">
              <w:t>E222A</w:t>
            </w:r>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rsidP="007B199A">
            <w:r w:rsidRPr="00440092">
              <w:t>7</w:t>
            </w:r>
          </w:p>
        </w:tc>
      </w:tr>
      <w:tr w:rsidR="00440092" w:rsidRPr="00440092" w14:paraId="37FC4200" w14:textId="77777777" w:rsidTr="00440092">
        <w:trPr>
          <w:trHeight w:val="300"/>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rsidP="007B199A">
            <w:r w:rsidRPr="00440092">
              <w:t>-0.19</w:t>
            </w:r>
          </w:p>
        </w:tc>
        <w:tc>
          <w:tcPr>
            <w:tcW w:w="1300" w:type="dxa"/>
            <w:tcBorders>
              <w:top w:val="nil"/>
              <w:left w:val="nil"/>
              <w:bottom w:val="nil"/>
              <w:right w:val="nil"/>
            </w:tcBorders>
            <w:shd w:val="clear" w:color="auto" w:fill="auto"/>
            <w:noWrap/>
            <w:vAlign w:val="bottom"/>
            <w:hideMark/>
          </w:tcPr>
          <w:p w14:paraId="457DEC39" w14:textId="6D0C2D20" w:rsidR="00440092" w:rsidRPr="00440092" w:rsidRDefault="00440092">
            <w:r w:rsidRPr="00440092">
              <w:t>F7</w:t>
            </w:r>
            <w:ins w:id="531" w:author="Alex" w:date="2015-11-24T11:35:00Z">
              <w:r w:rsidR="00A125D7">
                <w:t>2</w:t>
              </w:r>
            </w:ins>
            <w:del w:id="532" w:author="Alex" w:date="2015-11-24T11:35:00Z">
              <w:r w:rsidRPr="00440092" w:rsidDel="00A125D7">
                <w:delText>5</w:delText>
              </w:r>
            </w:del>
            <w:r w:rsidRPr="00440092">
              <w:t>A</w:t>
            </w:r>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rsidP="007B199A">
            <w:r w:rsidRPr="00440092">
              <w:t>44</w:t>
            </w:r>
          </w:p>
        </w:tc>
      </w:tr>
      <w:tr w:rsidR="00440092" w:rsidRPr="00440092" w14:paraId="4BE58425" w14:textId="77777777" w:rsidTr="00440092">
        <w:trPr>
          <w:trHeight w:val="300"/>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rsidP="007B199A">
            <w:r w:rsidRPr="00440092">
              <w:t>-0.29</w:t>
            </w:r>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r w:rsidRPr="00440092">
              <w:t>M221A</w:t>
            </w:r>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rsidP="007B199A">
            <w:r w:rsidRPr="00440092">
              <w:t>3</w:t>
            </w:r>
          </w:p>
        </w:tc>
      </w:tr>
      <w:tr w:rsidR="00440092" w:rsidRPr="00440092" w14:paraId="696AC21D" w14:textId="77777777" w:rsidTr="00440092">
        <w:trPr>
          <w:trHeight w:val="300"/>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rsidP="007B199A">
            <w:r w:rsidRPr="00440092">
              <w:t>-0.37</w:t>
            </w:r>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r w:rsidRPr="00440092">
              <w:t>L171A</w:t>
            </w:r>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rsidP="007B199A">
            <w:r w:rsidRPr="00440092">
              <w:t>11</w:t>
            </w:r>
          </w:p>
        </w:tc>
      </w:tr>
      <w:tr w:rsidR="00440092" w:rsidRPr="00440092" w14:paraId="6CDEBD3C" w14:textId="77777777" w:rsidTr="00440092">
        <w:trPr>
          <w:trHeight w:val="300"/>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rsidP="007B199A">
            <w:r w:rsidRPr="00440092">
              <w:t>-0.38</w:t>
            </w:r>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r w:rsidRPr="00440092">
              <w:t>T218A</w:t>
            </w:r>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rsidP="007B199A">
            <w:r w:rsidRPr="00440092">
              <w:t>17</w:t>
            </w:r>
          </w:p>
        </w:tc>
      </w:tr>
      <w:tr w:rsidR="00440092" w:rsidRPr="00440092" w14:paraId="731FB156" w14:textId="77777777" w:rsidTr="00440092">
        <w:trPr>
          <w:trHeight w:val="300"/>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rsidP="007B199A">
            <w:r w:rsidRPr="00440092">
              <w:t>-0.57</w:t>
            </w:r>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r w:rsidRPr="00440092">
              <w:t>S17A</w:t>
            </w:r>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rsidP="007B199A">
            <w:r w:rsidRPr="00440092">
              <w:t>52</w:t>
            </w:r>
          </w:p>
        </w:tc>
      </w:tr>
      <w:tr w:rsidR="00440092" w:rsidRPr="00440092" w14:paraId="3319E57A" w14:textId="77777777" w:rsidTr="00440092">
        <w:trPr>
          <w:trHeight w:val="300"/>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rsidP="007B199A">
            <w:r w:rsidRPr="00440092">
              <w:t>-0.59</w:t>
            </w:r>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r w:rsidRPr="00440092">
              <w:t>M323A</w:t>
            </w:r>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rsidP="007B199A">
            <w:r w:rsidRPr="00440092">
              <w:t>10</w:t>
            </w:r>
          </w:p>
        </w:tc>
      </w:tr>
      <w:tr w:rsidR="00440092" w:rsidRPr="00440092" w14:paraId="5F56E90F" w14:textId="77777777" w:rsidTr="00440092">
        <w:trPr>
          <w:trHeight w:val="300"/>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rsidP="007B199A">
            <w:r w:rsidRPr="00440092">
              <w:t>-0.64</w:t>
            </w:r>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r w:rsidRPr="00440092">
              <w:t>N220A</w:t>
            </w:r>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rsidP="007B199A">
            <w:r w:rsidRPr="00440092">
              <w:t>19</w:t>
            </w:r>
          </w:p>
        </w:tc>
      </w:tr>
      <w:tr w:rsidR="00440092" w:rsidRPr="00440092" w14:paraId="79EA33B0" w14:textId="77777777" w:rsidTr="00440092">
        <w:trPr>
          <w:trHeight w:val="300"/>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rsidP="007B199A">
            <w:r w:rsidRPr="00440092">
              <w:t>-0.65</w:t>
            </w:r>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r w:rsidRPr="00440092">
              <w:t>S14A</w:t>
            </w:r>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rsidP="007B199A">
            <w:r w:rsidRPr="00440092">
              <w:t>61</w:t>
            </w:r>
          </w:p>
        </w:tc>
      </w:tr>
      <w:tr w:rsidR="00440092" w:rsidRPr="00440092" w14:paraId="3A17603F" w14:textId="77777777" w:rsidTr="00440092">
        <w:trPr>
          <w:trHeight w:val="300"/>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rsidP="007B199A">
            <w:r w:rsidRPr="00440092">
              <w:t>-0.71</w:t>
            </w:r>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r w:rsidRPr="00440092">
              <w:t>Y294A</w:t>
            </w:r>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rsidP="007B199A">
            <w:r w:rsidRPr="00440092">
              <w:t>49</w:t>
            </w:r>
          </w:p>
        </w:tc>
      </w:tr>
      <w:tr w:rsidR="00440092" w:rsidRPr="00440092" w14:paraId="22D244DE" w14:textId="77777777" w:rsidTr="00440092">
        <w:trPr>
          <w:trHeight w:val="300"/>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rsidP="007B199A">
            <w:r w:rsidRPr="00440092">
              <w:t>-0.72</w:t>
            </w:r>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r w:rsidRPr="00440092">
              <w:t>C167A</w:t>
            </w:r>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rsidP="007B199A">
            <w:r w:rsidRPr="00440092">
              <w:t>11</w:t>
            </w:r>
          </w:p>
        </w:tc>
      </w:tr>
      <w:tr w:rsidR="00440092" w:rsidRPr="00440092" w14:paraId="59CDC039" w14:textId="77777777" w:rsidTr="00440092">
        <w:trPr>
          <w:trHeight w:val="300"/>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rsidP="007B199A">
            <w:r w:rsidRPr="00440092">
              <w:t>-0.83</w:t>
            </w:r>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r w:rsidRPr="00440092">
              <w:t>L219A</w:t>
            </w:r>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rsidP="007B199A">
            <w:r w:rsidRPr="00440092">
              <w:t>22</w:t>
            </w:r>
          </w:p>
        </w:tc>
      </w:tr>
      <w:tr w:rsidR="00440092" w:rsidRPr="00440092" w14:paraId="1493D0CA" w14:textId="77777777" w:rsidTr="00440092">
        <w:trPr>
          <w:trHeight w:val="300"/>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rsidP="007B199A">
            <w:r w:rsidRPr="00440092">
              <w:t>-0.97</w:t>
            </w:r>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r w:rsidRPr="00440092">
              <w:t>W325A</w:t>
            </w:r>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rsidP="007B199A">
            <w:r w:rsidRPr="00440092">
              <w:t>70</w:t>
            </w:r>
          </w:p>
        </w:tc>
      </w:tr>
      <w:tr w:rsidR="00440092" w:rsidRPr="00440092" w14:paraId="01FA6D36" w14:textId="77777777" w:rsidTr="00440092">
        <w:trPr>
          <w:trHeight w:val="300"/>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rsidP="007B199A">
            <w:r w:rsidRPr="00440092">
              <w:t>-1.07</w:t>
            </w:r>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r w:rsidRPr="00440092">
              <w:t>H178A</w:t>
            </w:r>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rsidP="007B199A">
            <w:r w:rsidRPr="00440092">
              <w:t>7</w:t>
            </w:r>
          </w:p>
        </w:tc>
      </w:tr>
      <w:tr w:rsidR="00440092" w:rsidRPr="00440092" w14:paraId="7071ED78" w14:textId="77777777" w:rsidTr="00440092">
        <w:trPr>
          <w:trHeight w:val="300"/>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rsidP="007B199A">
            <w:r w:rsidRPr="00440092">
              <w:t>-1.19</w:t>
            </w:r>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r w:rsidRPr="00440092">
              <w:t>S16A</w:t>
            </w:r>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rsidP="007B199A">
            <w:r w:rsidRPr="00440092">
              <w:t>48</w:t>
            </w:r>
          </w:p>
        </w:tc>
      </w:tr>
      <w:tr w:rsidR="00440092" w:rsidRPr="00440092" w14:paraId="26018A9A" w14:textId="77777777" w:rsidTr="00440092">
        <w:trPr>
          <w:trHeight w:val="300"/>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rsidP="007B199A">
            <w:r w:rsidRPr="00440092">
              <w:t>-1.24</w:t>
            </w:r>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r w:rsidRPr="00440092">
              <w:t>T296A</w:t>
            </w:r>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rsidP="007B199A">
            <w:r w:rsidRPr="00440092">
              <w:t>14</w:t>
            </w:r>
          </w:p>
        </w:tc>
      </w:tr>
      <w:tr w:rsidR="00440092" w:rsidRPr="00440092" w14:paraId="7E596784" w14:textId="77777777" w:rsidTr="00440092">
        <w:trPr>
          <w:trHeight w:val="300"/>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rsidP="007B199A">
            <w:r w:rsidRPr="00440092">
              <w:t>-1.26</w:t>
            </w:r>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r w:rsidRPr="00440092">
              <w:t>H119A</w:t>
            </w:r>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rsidP="007B199A">
            <w:r w:rsidRPr="00440092">
              <w:t>96</w:t>
            </w:r>
          </w:p>
        </w:tc>
      </w:tr>
      <w:tr w:rsidR="00440092" w:rsidRPr="00440092" w14:paraId="1A59EF46" w14:textId="77777777" w:rsidTr="00440092">
        <w:trPr>
          <w:trHeight w:val="300"/>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rsidP="007B199A">
            <w:r w:rsidRPr="00440092">
              <w:t>-1.44</w:t>
            </w:r>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r w:rsidRPr="00440092">
              <w:t>Y18A</w:t>
            </w:r>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rsidP="007B199A">
            <w:r w:rsidRPr="00440092">
              <w:t>25</w:t>
            </w:r>
          </w:p>
        </w:tc>
      </w:tr>
      <w:tr w:rsidR="00440092" w:rsidRPr="00440092" w14:paraId="475D4714" w14:textId="77777777" w:rsidTr="00440092">
        <w:trPr>
          <w:trHeight w:val="300"/>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rsidP="007B199A">
            <w:r w:rsidRPr="00440092">
              <w:t>-1.62</w:t>
            </w:r>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r w:rsidRPr="00440092">
              <w:t>T352A</w:t>
            </w:r>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rsidP="007B199A">
            <w:r w:rsidRPr="00440092">
              <w:t>40</w:t>
            </w:r>
          </w:p>
        </w:tc>
      </w:tr>
      <w:tr w:rsidR="00440092" w:rsidRPr="00440092" w14:paraId="2536294A" w14:textId="77777777" w:rsidTr="00440092">
        <w:trPr>
          <w:trHeight w:val="300"/>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rsidP="007B199A">
            <w:r w:rsidRPr="00440092">
              <w:t>-2.06</w:t>
            </w:r>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r w:rsidRPr="00440092">
              <w:t>W407A</w:t>
            </w:r>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rsidP="007B199A">
            <w:r w:rsidRPr="00440092">
              <w:t>44</w:t>
            </w:r>
          </w:p>
        </w:tc>
      </w:tr>
      <w:tr w:rsidR="00440092" w:rsidRPr="00440092" w14:paraId="6028EF62" w14:textId="77777777" w:rsidTr="00440092">
        <w:trPr>
          <w:trHeight w:val="300"/>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rsidP="007B199A">
            <w:r w:rsidRPr="00440092">
              <w:t>-2.12</w:t>
            </w:r>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r w:rsidRPr="00440092">
              <w:t>N293A</w:t>
            </w:r>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rsidP="007B199A">
            <w:r w:rsidRPr="00440092">
              <w:t>50</w:t>
            </w:r>
          </w:p>
        </w:tc>
      </w:tr>
      <w:tr w:rsidR="00440092" w:rsidRPr="00440092" w14:paraId="7842BBF6" w14:textId="77777777" w:rsidTr="00440092">
        <w:trPr>
          <w:trHeight w:val="300"/>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rsidP="007B199A">
            <w:r w:rsidRPr="00440092">
              <w:t>-2.48</w:t>
            </w:r>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r w:rsidRPr="00440092">
              <w:t>N163A</w:t>
            </w:r>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rsidP="007B199A">
            <w:r w:rsidRPr="00440092">
              <w:t>96</w:t>
            </w:r>
          </w:p>
        </w:tc>
      </w:tr>
      <w:tr w:rsidR="00440092" w:rsidRPr="00440092" w14:paraId="5168C4C1" w14:textId="77777777" w:rsidTr="00440092">
        <w:trPr>
          <w:trHeight w:val="300"/>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rsidP="007B199A">
            <w:r w:rsidRPr="00440092">
              <w:t>-2.49</w:t>
            </w:r>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r w:rsidRPr="00440092">
              <w:t>N354A</w:t>
            </w:r>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rsidP="007B199A">
            <w:r w:rsidRPr="00440092">
              <w:t>86</w:t>
            </w:r>
          </w:p>
        </w:tc>
      </w:tr>
      <w:tr w:rsidR="00440092" w:rsidRPr="00440092" w14:paraId="3699BC9C" w14:textId="77777777" w:rsidTr="00440092">
        <w:trPr>
          <w:trHeight w:val="300"/>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rsidP="007B199A">
            <w:r w:rsidRPr="00440092">
              <w:t>-2.64</w:t>
            </w:r>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r w:rsidRPr="00440092">
              <w:t>N404A</w:t>
            </w:r>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rsidP="007B199A">
            <w:r w:rsidRPr="00440092">
              <w:t>34</w:t>
            </w:r>
          </w:p>
        </w:tc>
      </w:tr>
      <w:tr w:rsidR="00440092" w:rsidRPr="00440092" w14:paraId="13FB5DA8" w14:textId="77777777" w:rsidTr="00440092">
        <w:trPr>
          <w:trHeight w:val="300"/>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rsidP="007B199A">
            <w:r w:rsidRPr="00440092">
              <w:t>-2.94</w:t>
            </w:r>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r w:rsidRPr="00440092">
              <w:t>E164A</w:t>
            </w:r>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rsidP="007B199A">
            <w:r w:rsidRPr="00440092">
              <w:t>100</w:t>
            </w:r>
          </w:p>
        </w:tc>
      </w:tr>
      <w:tr w:rsidR="00440092" w:rsidRPr="00440092" w14:paraId="1BAFC148" w14:textId="77777777" w:rsidTr="00440092">
        <w:trPr>
          <w:trHeight w:val="300"/>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rsidP="007B199A">
            <w:r w:rsidRPr="00440092">
              <w:t>-2.95</w:t>
            </w:r>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r w:rsidRPr="00440092">
              <w:t>R76A</w:t>
            </w:r>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rsidP="007B199A">
            <w:r w:rsidRPr="00440092">
              <w:t>96</w:t>
            </w:r>
          </w:p>
        </w:tc>
      </w:tr>
      <w:tr w:rsidR="00440092" w:rsidRPr="00440092" w14:paraId="1D3A8D8A" w14:textId="77777777" w:rsidTr="00440092">
        <w:trPr>
          <w:trHeight w:val="300"/>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rsidP="007B199A">
            <w:r w:rsidRPr="00440092">
              <w:t>-3.01</w:t>
            </w:r>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r w:rsidRPr="00440092">
              <w:t>G355A</w:t>
            </w:r>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rsidP="007B199A">
            <w:r w:rsidRPr="00440092">
              <w:t>96</w:t>
            </w:r>
          </w:p>
        </w:tc>
      </w:tr>
      <w:tr w:rsidR="00440092" w:rsidRPr="00440092" w14:paraId="5BDE68D9" w14:textId="77777777" w:rsidTr="00440092">
        <w:trPr>
          <w:trHeight w:val="300"/>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rsidP="007B199A">
            <w:r w:rsidRPr="00440092">
              <w:t>-3.34</w:t>
            </w:r>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r w:rsidRPr="00440092">
              <w:t>F415A</w:t>
            </w:r>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rsidP="007B199A">
            <w:r w:rsidRPr="00440092">
              <w:t>47</w:t>
            </w:r>
          </w:p>
        </w:tc>
      </w:tr>
      <w:tr w:rsidR="00440092" w:rsidRPr="00440092" w14:paraId="043CB5A1" w14:textId="77777777" w:rsidTr="00440092">
        <w:trPr>
          <w:trHeight w:val="300"/>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rsidP="007B199A">
            <w:r w:rsidRPr="00440092">
              <w:t>-4.16</w:t>
            </w:r>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r w:rsidRPr="00440092">
              <w:t>W399A</w:t>
            </w:r>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rsidP="007B199A">
            <w:r w:rsidRPr="00440092">
              <w:t>96</w:t>
            </w:r>
          </w:p>
        </w:tc>
      </w:tr>
      <w:tr w:rsidR="00440092" w:rsidRPr="00440092" w14:paraId="18E12FD2" w14:textId="77777777" w:rsidTr="00440092">
        <w:trPr>
          <w:trHeight w:val="300"/>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rsidP="007B199A">
            <w:r w:rsidRPr="00440092">
              <w:t>-4.54</w:t>
            </w:r>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r w:rsidRPr="00440092">
              <w:t>E406A</w:t>
            </w:r>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rsidP="007B199A">
            <w:r w:rsidRPr="00440092">
              <w:t>47</w:t>
            </w:r>
          </w:p>
        </w:tc>
      </w:tr>
      <w:tr w:rsidR="00440092" w:rsidRPr="00440092" w14:paraId="4A4C0396" w14:textId="77777777" w:rsidTr="00440092">
        <w:trPr>
          <w:trHeight w:val="300"/>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rsidP="007B199A">
            <w:r w:rsidRPr="00440092">
              <w:t>-4.76</w:t>
            </w:r>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r w:rsidRPr="00440092">
              <w:t>Q19A</w:t>
            </w:r>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rsidP="007B199A">
            <w:r w:rsidRPr="00440092">
              <w:t>95</w:t>
            </w:r>
          </w:p>
        </w:tc>
      </w:tr>
      <w:tr w:rsidR="00440092" w:rsidRPr="00440092" w14:paraId="1309A787" w14:textId="77777777" w:rsidTr="00440092">
        <w:trPr>
          <w:trHeight w:val="300"/>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rsidP="007B199A">
            <w:r w:rsidRPr="00440092">
              <w:t>-4.93</w:t>
            </w:r>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r w:rsidRPr="00440092">
              <w:t>E353A</w:t>
            </w:r>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rsidP="007B199A">
            <w:r w:rsidRPr="00440092">
              <w:t>100</w:t>
            </w:r>
          </w:p>
        </w:tc>
      </w:tr>
      <w:tr w:rsidR="00440092" w:rsidRPr="00440092" w14:paraId="540BF543" w14:textId="77777777" w:rsidTr="00440092">
        <w:trPr>
          <w:trHeight w:val="300"/>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r>
              <w:t>ND</w:t>
            </w:r>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r w:rsidRPr="00440092">
              <w:t>Y295A</w:t>
            </w:r>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rsidP="007B199A">
            <w:r w:rsidRPr="00440092">
              <w:t>100</w:t>
            </w:r>
          </w:p>
        </w:tc>
      </w:tr>
      <w:tr w:rsidR="00440092" w:rsidRPr="00440092" w14:paraId="281EC79A" w14:textId="77777777" w:rsidTr="00440092">
        <w:trPr>
          <w:trHeight w:val="300"/>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r w:rsidRPr="00440092">
              <w:t>D403A</w:t>
            </w:r>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rsidP="007B199A">
            <w:r w:rsidRPr="00440092">
              <w:t>98</w:t>
            </w:r>
          </w:p>
        </w:tc>
      </w:tr>
      <w:tr w:rsidR="00440092" w:rsidRPr="00440092" w14:paraId="2CB5C4C8" w14:textId="77777777" w:rsidTr="00440092">
        <w:trPr>
          <w:trHeight w:val="300"/>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r>
              <w:t>ND</w:t>
            </w:r>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r w:rsidRPr="00440092">
              <w:t>W34A</w:t>
            </w:r>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rsidP="007B199A">
            <w:r w:rsidRPr="00440092">
              <w:t>40</w:t>
            </w:r>
          </w:p>
        </w:tc>
      </w:tr>
      <w:tr w:rsidR="00440092" w:rsidRPr="00440092" w14:paraId="17C80FF9" w14:textId="77777777" w:rsidTr="00440092">
        <w:trPr>
          <w:trHeight w:val="300"/>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r>
              <w:t>ND</w:t>
            </w:r>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r w:rsidRPr="00440092">
              <w:t>W120A</w:t>
            </w:r>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rsidP="007B199A">
            <w:r w:rsidRPr="00440092">
              <w:t>34</w:t>
            </w:r>
          </w:p>
        </w:tc>
      </w:tr>
      <w:tr w:rsidR="00440092" w:rsidRPr="00440092" w14:paraId="26DF2D89" w14:textId="77777777" w:rsidTr="00440092">
        <w:trPr>
          <w:trHeight w:val="300"/>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r w:rsidRPr="00440092">
              <w:t>F405A</w:t>
            </w:r>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rsidP="007B199A">
            <w:r w:rsidRPr="00440092">
              <w:t>26</w:t>
            </w:r>
          </w:p>
        </w:tc>
      </w:tr>
      <w:tr w:rsidR="00440092" w:rsidRPr="00440092" w14:paraId="424C7872" w14:textId="77777777" w:rsidTr="00440092">
        <w:trPr>
          <w:trHeight w:val="300"/>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r>
              <w:t>ND</w:t>
            </w:r>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r w:rsidRPr="00440092">
              <w:t>W409A</w:t>
            </w:r>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rsidP="007B199A">
            <w:r w:rsidRPr="00440092">
              <w:t>10</w:t>
            </w:r>
          </w:p>
        </w:tc>
      </w:tr>
      <w:tr w:rsidR="00440092" w:rsidRPr="00440092" w14:paraId="07C91AEF" w14:textId="77777777" w:rsidTr="00440092">
        <w:trPr>
          <w:trHeight w:val="300"/>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rsidP="007B199A">
            <w:r w:rsidRPr="00440092">
              <w:t>0.00</w:t>
            </w:r>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r w:rsidRPr="00440092">
              <w:t>BglB</w:t>
            </w:r>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r w:rsidRPr="00440092">
              <w:t>NA</w:t>
            </w:r>
          </w:p>
        </w:tc>
      </w:tr>
    </w:tbl>
    <w:p w14:paraId="2139F387" w14:textId="77777777" w:rsidR="00440092" w:rsidRDefault="00440092">
      <w:pPr>
        <w:spacing w:line="480" w:lineRule="auto"/>
        <w:rPr>
          <w:b/>
        </w:rPr>
      </w:pPr>
    </w:p>
    <w:p w14:paraId="0E4E3269" w14:textId="388ABBBB" w:rsidR="002A56A8" w:rsidRDefault="002A56A8">
      <w:pPr>
        <w:spacing w:line="480" w:lineRule="auto"/>
        <w:rPr>
          <w:b/>
        </w:rPr>
      </w:pPr>
      <w:r>
        <w:rPr>
          <w:b/>
        </w:rPr>
        <w:t>S</w:t>
      </w:r>
      <w:ins w:id="533" w:author="Alex" w:date="2015-11-24T14:38:00Z">
        <w:r w:rsidR="00694E56">
          <w:rPr>
            <w:b/>
          </w:rPr>
          <w:t xml:space="preserve">7 </w:t>
        </w:r>
      </w:ins>
      <w:del w:id="534" w:author="Alex" w:date="2015-11-24T14:38:00Z">
        <w:r w:rsidDel="00694E56">
          <w:rPr>
            <w:b/>
          </w:rPr>
          <w:delText xml:space="preserve">upplemental </w:delText>
        </w:r>
      </w:del>
      <w:r>
        <w:rPr>
          <w:b/>
        </w:rPr>
        <w:t>Table</w:t>
      </w:r>
      <w:del w:id="535" w:author="Alex" w:date="2015-11-24T14:38:00Z">
        <w:r w:rsidDel="00694E56">
          <w:rPr>
            <w:b/>
          </w:rPr>
          <w:delText xml:space="preserve"> 3</w:delText>
        </w:r>
      </w:del>
      <w:r>
        <w:rPr>
          <w:b/>
        </w:rPr>
        <w:t xml:space="preserve">. Conservation analysis of BglB active site residues. </w:t>
      </w:r>
      <w:r>
        <w:t>A multiple sequence alignment of 1,554 family 1 glycoside hydrol</w:t>
      </w:r>
      <w:r w:rsidR="00DC06D7">
        <w:t>ases from the Pfam database</w:t>
      </w:r>
      <w:r>
        <w:t xml:space="preserve"> aligned to the BglB wild type sequence</w:t>
      </w:r>
      <w:r w:rsidR="00DC06D7">
        <w:t xml:space="preserve"> was used for this analysis</w:t>
      </w:r>
      <w:r>
        <w:t xml:space="preserve">. </w:t>
      </w:r>
      <w:r w:rsidR="00440092">
        <w:t>Column 1 is the</w:t>
      </w:r>
      <w:r w:rsidR="00DC06D7">
        <w:t xml:space="preserve"> relative</w:t>
      </w:r>
      <w:r w:rsidR="00440092">
        <w:t xml:space="preserve"> </w:t>
      </w:r>
      <w:r w:rsidR="00440092" w:rsidRPr="007B199A">
        <w:rPr>
          <w:i/>
        </w:rPr>
        <w:t>k</w:t>
      </w:r>
      <w:r w:rsidR="00440092" w:rsidRPr="007B199A">
        <w:rPr>
          <w:vertAlign w:val="subscript"/>
        </w:rPr>
        <w:t>cat</w:t>
      </w:r>
      <w:r w:rsidR="00440092">
        <w:t>/K</w:t>
      </w:r>
      <w:r w:rsidR="00440092" w:rsidRPr="007B199A">
        <w:rPr>
          <w:vertAlign w:val="subscript"/>
        </w:rPr>
        <w:t>M</w:t>
      </w:r>
      <w:r w:rsidR="00440092">
        <w:t xml:space="preserve"> compar</w:t>
      </w:r>
      <w:r w:rsidR="00DC06D7">
        <w:t>ed to wild type on a log scale. C</w:t>
      </w:r>
      <w:r w:rsidR="00440092">
        <w:t>olumn two gives the position and native Bgl</w:t>
      </w:r>
      <w:r w:rsidR="00DC06D7">
        <w:t>B residue at that position. C</w:t>
      </w:r>
      <w:r w:rsidR="00440092">
        <w:t xml:space="preserve">olumn three is the percentage of the 1,554 aligned sequences that have the same residue as BglB. </w:t>
      </w:r>
    </w:p>
    <w:p w14:paraId="68F08F0E" w14:textId="77777777" w:rsidR="002A56A8" w:rsidRDefault="002A56A8">
      <w:pPr>
        <w:spacing w:line="480" w:lineRule="auto"/>
        <w:rPr>
          <w:b/>
        </w:rPr>
      </w:pPr>
    </w:p>
    <w:p w14:paraId="2FB80DFE" w14:textId="0E8CAE95" w:rsidR="00B54DDD" w:rsidRPr="001E61A8" w:rsidRDefault="00694E56">
      <w:pPr>
        <w:spacing w:line="480" w:lineRule="auto"/>
        <w:rPr>
          <w:b/>
        </w:rPr>
      </w:pPr>
      <w:ins w:id="536" w:author="Alex" w:date="2015-11-24T14:38:00Z">
        <w:r>
          <w:rPr>
            <w:b/>
          </w:rPr>
          <w:t>S8</w:t>
        </w:r>
      </w:ins>
      <w:ins w:id="537" w:author="Alex" w:date="2015-11-24T14:39:00Z">
        <w:r>
          <w:rPr>
            <w:b/>
          </w:rPr>
          <w:t xml:space="preserve"> Text</w:t>
        </w:r>
      </w:ins>
      <w:ins w:id="538" w:author="Alex" w:date="2015-11-24T14:38:00Z">
        <w:r>
          <w:rPr>
            <w:b/>
          </w:rPr>
          <w:t xml:space="preserve">: </w:t>
        </w:r>
      </w:ins>
      <w:ins w:id="539" w:author="Alex" w:date="2015-11-24T14:39:00Z">
        <w:r>
          <w:rPr>
            <w:b/>
          </w:rPr>
          <w:t xml:space="preserve">Supplemental </w:t>
        </w:r>
      </w:ins>
      <w:del w:id="540" w:author="Alex" w:date="2015-11-24T14:39:00Z">
        <w:r w:rsidR="00EB7182" w:rsidRPr="001E61A8" w:rsidDel="00694E56">
          <w:rPr>
            <w:b/>
          </w:rPr>
          <w:delText>Supplemental m</w:delText>
        </w:r>
      </w:del>
      <w:ins w:id="541" w:author="Alex" w:date="2015-11-24T14:39:00Z">
        <w:r>
          <w:rPr>
            <w:b/>
          </w:rPr>
          <w:t>m</w:t>
        </w:r>
      </w:ins>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661F7BC7" w:rsidR="00035DFE" w:rsidRPr="001E61A8" w:rsidDel="00694E56" w:rsidRDefault="00AD4B5C">
      <w:pPr>
        <w:spacing w:line="480" w:lineRule="auto"/>
        <w:rPr>
          <w:del w:id="542" w:author="Alex" w:date="2015-11-24T14:40:00Z"/>
          <w:b/>
        </w:rPr>
      </w:pPr>
      <w:ins w:id="543" w:author="Alex" w:date="2015-11-24T14:40:00Z">
        <w:r>
          <w:rPr>
            <w:b/>
          </w:rPr>
          <w:t>S9</w:t>
        </w:r>
        <w:r w:rsidR="00694E56">
          <w:rPr>
            <w:b/>
          </w:rPr>
          <w:t xml:space="preserve"> Figure. </w:t>
        </w:r>
      </w:ins>
      <w:r w:rsidR="00035DFE" w:rsidRPr="001E61A8">
        <w:rPr>
          <w:b/>
        </w:rPr>
        <w:t>Prediction and feature selection via Elastic net</w:t>
      </w:r>
      <w:ins w:id="544" w:author="Alex" w:date="2015-11-24T14:40:00Z">
        <w:r w:rsidR="00694E56">
          <w:t xml:space="preserve">. </w:t>
        </w:r>
      </w:ins>
      <w:del w:id="545" w:author="Alex" w:date="2015-11-24T14:40:00Z">
        <w:r w:rsidR="00035DFE" w:rsidRPr="001E61A8" w:rsidDel="00694E56">
          <w:rPr>
            <w:b/>
          </w:rPr>
          <w:delText xml:space="preserve"> </w:delText>
        </w:r>
      </w:del>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5" o:title=""/>
          </v:shape>
          <o:OLEObject Type="Embed" ProgID="Equation.3" ShapeID="_x0000_i1025" DrawAspect="Content" ObjectID="_1383738730" r:id="rId26"/>
        </w:object>
      </w:r>
      <w:r w:rsidRPr="001E61A8">
        <w:t xml:space="preserve">  and </w:t>
      </w:r>
      <w:r w:rsidRPr="001E61A8">
        <w:object w:dxaOrig="220" w:dyaOrig="340" w14:anchorId="11D5F4F1">
          <v:shape id="_x0000_i1026" type="#_x0000_t75" style="width:11pt;height:17pt" o:ole="">
            <v:imagedata r:id="rId27" o:title=""/>
          </v:shape>
          <o:OLEObject Type="Embed" ProgID="Equation.3" ShapeID="_x0000_i1026" DrawAspect="Content" ObjectID="_1383738731" r:id="rId28"/>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29" o:title=""/>
          </v:shape>
          <o:OLEObject Type="Embed" ProgID="Equation.3" ShapeID="_x0000_i1027" DrawAspect="Content" ObjectID="_1383738732" r:id="rId30"/>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1" o:title=""/>
          </v:shape>
          <o:OLEObject Type="Embed" ProgID="Equation.3" ShapeID="_x0000_i1028" DrawAspect="Content" ObjectID="_1383738733" r:id="rId32"/>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3" o:title=""/>
          </v:shape>
          <o:OLEObject Type="Embed" ProgID="Equation.3" ShapeID="_x0000_i1029" DrawAspect="Content" ObjectID="_1383738734" r:id="rId34"/>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5" o:title=""/>
          </v:shape>
          <o:OLEObject Type="Embed" ProgID="Equation.3" ShapeID="_x0000_i1030" DrawAspect="Content" ObjectID="_1383738735" r:id="rId36"/>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7" o:title=""/>
          </v:shape>
          <o:OLEObject Type="Embed" ProgID="Equation.3" ShapeID="_x0000_i1031" DrawAspect="Content" ObjectID="_1383738736" r:id="rId38"/>
        </w:object>
      </w:r>
      <w:r w:rsidRPr="001E61A8">
        <w:t>: structural features generated by the BglB model (the independent variables);</w:t>
      </w:r>
    </w:p>
    <w:p w14:paraId="522BB538" w14:textId="77777777" w:rsidR="00035DFE" w:rsidRDefault="00035DFE">
      <w:pPr>
        <w:spacing w:line="480" w:lineRule="auto"/>
      </w:pPr>
      <w:r w:rsidRPr="001E61A8">
        <w:object w:dxaOrig="260" w:dyaOrig="340" w14:anchorId="36D63E6F">
          <v:shape id="_x0000_i1032" type="#_x0000_t75" style="width:13pt;height:17pt" o:ole="">
            <v:imagedata r:id="rId39" o:title=""/>
          </v:shape>
          <o:OLEObject Type="Embed" ProgID="Equation.3" ShapeID="_x0000_i1032" DrawAspect="Content" ObjectID="_1383738737" r:id="rId40"/>
        </w:object>
      </w:r>
      <w:r w:rsidRPr="001E61A8">
        <w:t>,</w:t>
      </w:r>
      <w:r w:rsidRPr="001E61A8">
        <w:object w:dxaOrig="279" w:dyaOrig="340" w14:anchorId="542608AE">
          <v:shape id="_x0000_i1033" type="#_x0000_t75" style="width:14pt;height:17pt" o:ole="">
            <v:imagedata r:id="rId41" o:title=""/>
          </v:shape>
          <o:OLEObject Type="Embed" ProgID="Equation.3" ShapeID="_x0000_i1033" DrawAspect="Content" ObjectID="_1383738738" r:id="rId42"/>
        </w:object>
      </w:r>
      <w:r w:rsidRPr="001E61A8">
        <w:t>: parameters tuning the constraints on the weights.</w:t>
      </w:r>
    </w:p>
    <w:p w14:paraId="44E2105A" w14:textId="77777777" w:rsidR="007B199A" w:rsidRPr="001E61A8" w:rsidRDefault="007B199A">
      <w:pPr>
        <w:spacing w:line="480" w:lineRule="auto"/>
      </w:pPr>
    </w:p>
    <w:p w14:paraId="71D4150F" w14:textId="4327F455" w:rsidR="00035DFE" w:rsidRPr="001E61A8" w:rsidDel="00694E56" w:rsidRDefault="004B4476">
      <w:pPr>
        <w:spacing w:line="480" w:lineRule="auto"/>
        <w:rPr>
          <w:del w:id="546" w:author="Alex" w:date="2015-11-24T14:41:00Z"/>
        </w:rPr>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3" o:title=""/>
          </v:shape>
          <o:OLEObject Type="Embed" ProgID="Equation.3" ShapeID="_x0000_i1034" DrawAspect="Content" ObjectID="_1383738739" r:id="rId44"/>
        </w:object>
      </w:r>
      <w:r w:rsidR="00035DFE" w:rsidRPr="001E61A8">
        <w:t xml:space="preserve">, </w:t>
      </w:r>
      <w:r w:rsidR="00035DFE" w:rsidRPr="001E61A8">
        <w:object w:dxaOrig="279" w:dyaOrig="340" w14:anchorId="60893E56">
          <v:shape id="_x0000_i1035" type="#_x0000_t75" style="width:14pt;height:17pt" o:ole="">
            <v:imagedata r:id="rId45" o:title=""/>
          </v:shape>
          <o:OLEObject Type="Embed" ProgID="Equation.3" ShapeID="_x0000_i1035" DrawAspect="Content" ObjectID="_1383738740" r:id="rId46"/>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7" o:title=""/>
          </v:shape>
          <o:OLEObject Type="Embed" ProgID="Equation.3" ShapeID="_x0000_i1036" DrawAspect="Content" ObjectID="_1383738741" r:id="rId48"/>
        </w:object>
      </w:r>
      <w:r w:rsidR="00035DFE" w:rsidRPr="001E61A8">
        <w:t>and</w:t>
      </w:r>
      <w:r w:rsidR="00035DFE" w:rsidRPr="001E61A8">
        <w:object w:dxaOrig="279" w:dyaOrig="340" w14:anchorId="29242A17">
          <v:shape id="_x0000_i1037" type="#_x0000_t75" style="width:14pt;height:17pt" o:ole="">
            <v:imagedata r:id="rId49" o:title=""/>
          </v:shape>
          <o:OLEObject Type="Embed" ProgID="Equation.3" ShapeID="_x0000_i1037" DrawAspect="Content" ObjectID="_1383738742" r:id="rId50"/>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ins w:id="547" w:author="Alex" w:date="2015-11-24T14:41:00Z">
        <w:r w:rsidR="00694E56">
          <w:rPr>
            <w:b/>
          </w:rPr>
          <w:t xml:space="preserve">. </w:t>
        </w:r>
      </w:ins>
    </w:p>
    <w:p w14:paraId="3509B1C1" w14:textId="77777777" w:rsidR="006E30BE" w:rsidRPr="001E61A8" w:rsidDel="00694E56" w:rsidRDefault="00035DFE">
      <w:pPr>
        <w:spacing w:line="480" w:lineRule="auto"/>
        <w:rPr>
          <w:del w:id="548" w:author="Alex" w:date="2015-11-24T14:41:00Z"/>
          <w:b/>
        </w:rPr>
      </w:pPr>
      <w:del w:id="549" w:author="Alex" w:date="2015-11-24T14:41:00Z">
        <w:r w:rsidRPr="001E61A8" w:rsidDel="00694E56">
          <w:delText xml:space="preserve"> </w:delText>
        </w:r>
      </w:del>
    </w:p>
    <w:p w14:paraId="7038D9FB" w14:textId="326AB82A" w:rsidR="00035DFE" w:rsidRPr="001E61A8" w:rsidDel="00694E56" w:rsidRDefault="00035DFE">
      <w:pPr>
        <w:spacing w:line="480" w:lineRule="auto"/>
        <w:rPr>
          <w:del w:id="550" w:author="Alex" w:date="2015-11-24T14:41:00Z"/>
        </w:rPr>
      </w:pPr>
      <w:del w:id="551" w:author="Alex" w:date="2015-11-24T14:41:00Z">
        <w:r w:rsidRPr="001E61A8" w:rsidDel="00694E56">
          <w:rPr>
            <w:b/>
          </w:rPr>
          <w:delText>Stratified 10-fold cross validation</w:delText>
        </w:r>
      </w:del>
    </w:p>
    <w:p w14:paraId="072C16F8" w14:textId="0A2C948C" w:rsidR="00A125D7" w:rsidRDefault="00035DFE">
      <w:pPr>
        <w:spacing w:line="480" w:lineRule="auto"/>
        <w:rPr>
          <w:ins w:id="552" w:author="Alex" w:date="2015-11-24T11:37:00Z"/>
        </w:rPr>
      </w:pPr>
      <w:r w:rsidRPr="001E61A8">
        <w:t>Stratified 10-fold cross validation was implemented to</w:t>
      </w:r>
      <w:r w:rsidR="00BB21A4" w:rsidRPr="001E61A8">
        <w:t xml:space="preserve"> validate the EN model</w:t>
      </w:r>
      <w:del w:id="553" w:author="Alex" w:date="2015-11-24T14:41:00Z">
        <w:r w:rsidRPr="001E61A8" w:rsidDel="00694E56">
          <w:delText>.</w:delText>
        </w:r>
      </w:del>
      <w:ins w:id="554" w:author="Alex" w:date="2015-11-24T14:41:00Z">
        <w:r w:rsidR="00694E56">
          <w:t>.</w:t>
        </w:r>
      </w:ins>
      <w:del w:id="555" w:author="Alex" w:date="2015-11-24T14:41:00Z">
        <w:r w:rsidR="00D97857" w:rsidRPr="001E61A8" w:rsidDel="00694E56">
          <w:fldChar w:fldCharType="begin"/>
        </w:r>
        <w:r w:rsidR="00020EC8" w:rsidDel="00694E56">
          <w:del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delInstrText>
        </w:r>
        <w:r w:rsidR="00D97857" w:rsidRPr="001E61A8" w:rsidDel="00694E56">
          <w:fldChar w:fldCharType="separate"/>
        </w:r>
        <w:r w:rsidR="00020EC8" w:rsidRPr="00020EC8" w:rsidDel="00694E56">
          <w:rPr>
            <w:noProof/>
            <w:vertAlign w:val="superscript"/>
          </w:rPr>
          <w:delText>6</w:delText>
        </w:r>
        <w:r w:rsidR="00D97857" w:rsidRPr="001E61A8" w:rsidDel="00694E56">
          <w:fldChar w:fldCharType="end"/>
        </w:r>
      </w:del>
      <w:r w:rsidR="00D97857" w:rsidRPr="001E61A8">
        <w:t xml:space="preserve"> </w:t>
      </w:r>
      <w:r w:rsidRPr="001E61A8">
        <w:t>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w:t>
      </w:r>
    </w:p>
    <w:p w14:paraId="470E9B37" w14:textId="463AC382" w:rsidR="00A125D7" w:rsidRDefault="00A125D7" w:rsidP="00A125D7">
      <w:pPr>
        <w:spacing w:line="480" w:lineRule="auto"/>
        <w:rPr>
          <w:ins w:id="556" w:author="Alex" w:date="2015-11-24T11:38:00Z"/>
        </w:rPr>
      </w:pPr>
      <w:ins w:id="557" w:author="Alex" w:date="2015-11-24T11:37:00Z">
        <w:r>
          <w:tab/>
        </w:r>
      </w:ins>
      <w:del w:id="558" w:author="Alex" w:date="2015-11-24T11:38:00Z">
        <w:r w:rsidR="00035DFE" w:rsidRPr="001E61A8" w:rsidDel="00A125D7">
          <w:delText xml:space="preserve"> </w:delText>
        </w:r>
      </w:del>
      <w:ins w:id="559" w:author="Alex" w:date="2015-11-24T11:38:00Z">
        <w:r>
          <w:t xml:space="preserve">Each bootstrap set is constructed by uniformly sampling from the original database, with a coverage of 87%, which is calculated </w:t>
        </w:r>
      </w:ins>
      <w:ins w:id="560" w:author="Alex" w:date="2015-11-24T11:39:00Z">
        <w:r>
          <w:t xml:space="preserve">as </w:t>
        </w:r>
        <m:oMath>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1-1/n)</m:t>
              </m:r>
            </m:e>
            <m:sup>
              <m:r>
                <w:rPr>
                  <w:rFonts w:ascii="Cambria Math" w:hAnsi="Cambria Math" w:cs="Times New Roman"/>
                </w:rPr>
                <m:t>2n</m:t>
              </m:r>
            </m:sup>
          </m:sSup>
        </m:oMath>
      </w:ins>
      <w:ins w:id="561" w:author="Alex" w:date="2015-11-24T11:38:00Z">
        <w:r>
          <w:t>.  The following figure shows the prediction of the left</w:t>
        </w:r>
      </w:ins>
      <w:ins w:id="562" w:author="Alex" w:date="2015-11-24T11:39:00Z">
        <w:r>
          <w:t>-</w:t>
        </w:r>
      </w:ins>
      <w:ins w:id="563" w:author="Alex" w:date="2015-11-24T11:38:00Z">
        <w:r>
          <w:t xml:space="preserve">out subsets during bootstrapping. </w:t>
        </w:r>
      </w:ins>
    </w:p>
    <w:p w14:paraId="500F6400" w14:textId="33C264C6" w:rsidR="00035DFE" w:rsidRPr="001E61A8" w:rsidRDefault="00A125D7">
      <w:pPr>
        <w:spacing w:line="480" w:lineRule="auto"/>
      </w:pPr>
      <w:ins w:id="564" w:author="Alex" w:date="2015-11-24T11:38:00Z">
        <w:r w:rsidRPr="007A2818">
          <w:rPr>
            <w:noProof/>
          </w:rPr>
          <w:drawing>
            <wp:inline distT="0" distB="0" distL="0" distR="0" wp14:anchorId="0EF3269D" wp14:editId="622A18CF">
              <wp:extent cx="5486400" cy="1739118"/>
              <wp:effectExtent l="0" t="0" r="0" b="0"/>
              <wp:docPr id="17" name="图片 1" descr="C:\Users\wmmkx_000\Google Drive\Programming\R programming\Daniela Witten\Around data\Steve\project2\stage 2\Review\Prediciton on the left o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mkx_000\Google Drive\Programming\R programming\Daniela Witten\Around data\Steve\project2\stage 2\Review\Prediciton on the left out dat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1739118"/>
                      </a:xfrm>
                      <a:prstGeom prst="rect">
                        <a:avLst/>
                      </a:prstGeom>
                      <a:noFill/>
                      <a:ln>
                        <a:noFill/>
                      </a:ln>
                    </pic:spPr>
                  </pic:pic>
                </a:graphicData>
              </a:graphic>
            </wp:inline>
          </w:drawing>
        </w:r>
      </w:ins>
    </w:p>
    <w:p w14:paraId="78D6B2CC" w14:textId="77897098" w:rsidR="00A125D7" w:rsidRPr="001E61A8" w:rsidRDefault="00A125D7" w:rsidP="00A125D7">
      <w:pPr>
        <w:spacing w:line="480" w:lineRule="auto"/>
        <w:rPr>
          <w:ins w:id="565" w:author="Alex" w:date="2015-11-24T11:40:00Z"/>
        </w:rPr>
      </w:pPr>
      <w:ins w:id="566" w:author="Alex" w:date="2015-11-24T11:40:00Z">
        <w:r>
          <w:t xml:space="preserve"> </w:t>
        </w:r>
      </w:ins>
    </w:p>
    <w:p w14:paraId="3265B19E" w14:textId="77777777" w:rsidR="00D97857" w:rsidRDefault="00D97857">
      <w:pPr>
        <w:spacing w:line="480" w:lineRule="auto"/>
        <w:rPr>
          <w:ins w:id="567" w:author="Alex" w:date="2015-11-24T11:40:00Z"/>
        </w:rPr>
      </w:pPr>
    </w:p>
    <w:p w14:paraId="5F87D3D6" w14:textId="77777777" w:rsidR="00A125D7" w:rsidRPr="001E61A8" w:rsidRDefault="00A125D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AD4B5C" w:rsidRDefault="00AD4B5C" w:rsidP="006423D6">
      <w:r>
        <w:separator/>
      </w:r>
    </w:p>
  </w:endnote>
  <w:endnote w:type="continuationSeparator" w:id="0">
    <w:p w14:paraId="7EF9E3E6" w14:textId="77777777" w:rsidR="00AD4B5C" w:rsidRDefault="00AD4B5C"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AD4B5C" w:rsidRDefault="00AD4B5C"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AD4B5C" w:rsidRDefault="00AD4B5C"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AD4B5C" w:rsidRDefault="00AD4B5C"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35EA">
      <w:rPr>
        <w:rStyle w:val="PageNumber"/>
        <w:noProof/>
      </w:rPr>
      <w:t>1</w:t>
    </w:r>
    <w:r>
      <w:rPr>
        <w:rStyle w:val="PageNumber"/>
      </w:rPr>
      <w:fldChar w:fldCharType="end"/>
    </w:r>
  </w:p>
  <w:p w14:paraId="4AF99221" w14:textId="77777777" w:rsidR="00AD4B5C" w:rsidRDefault="00AD4B5C"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AD4B5C" w:rsidRDefault="00AD4B5C" w:rsidP="006423D6">
      <w:r>
        <w:separator/>
      </w:r>
    </w:p>
  </w:footnote>
  <w:footnote w:type="continuationSeparator" w:id="0">
    <w:p w14:paraId="00A6E60F" w14:textId="77777777" w:rsidR="00AD4B5C" w:rsidRDefault="00AD4B5C"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212C6"/>
    <w:rsid w:val="00035DFE"/>
    <w:rsid w:val="00063F70"/>
    <w:rsid w:val="00066D88"/>
    <w:rsid w:val="00067481"/>
    <w:rsid w:val="000723CA"/>
    <w:rsid w:val="00090B52"/>
    <w:rsid w:val="000C706D"/>
    <w:rsid w:val="000C786A"/>
    <w:rsid w:val="000E0F9B"/>
    <w:rsid w:val="000F7E50"/>
    <w:rsid w:val="00127A42"/>
    <w:rsid w:val="00185864"/>
    <w:rsid w:val="001B315C"/>
    <w:rsid w:val="001E21F2"/>
    <w:rsid w:val="001E5F8E"/>
    <w:rsid w:val="001E61A8"/>
    <w:rsid w:val="001F1C66"/>
    <w:rsid w:val="00266106"/>
    <w:rsid w:val="00285BA9"/>
    <w:rsid w:val="0028663E"/>
    <w:rsid w:val="002A4034"/>
    <w:rsid w:val="002A56A8"/>
    <w:rsid w:val="002A7D4C"/>
    <w:rsid w:val="002B029C"/>
    <w:rsid w:val="002C0338"/>
    <w:rsid w:val="002D3E27"/>
    <w:rsid w:val="00351B38"/>
    <w:rsid w:val="003A68B8"/>
    <w:rsid w:val="003B02C4"/>
    <w:rsid w:val="003C5006"/>
    <w:rsid w:val="003C7DD1"/>
    <w:rsid w:val="003D122A"/>
    <w:rsid w:val="003E41FB"/>
    <w:rsid w:val="00440092"/>
    <w:rsid w:val="004450CA"/>
    <w:rsid w:val="004553BC"/>
    <w:rsid w:val="004653DF"/>
    <w:rsid w:val="00471E6C"/>
    <w:rsid w:val="004B4476"/>
    <w:rsid w:val="004D3F1A"/>
    <w:rsid w:val="00515C7C"/>
    <w:rsid w:val="005315A6"/>
    <w:rsid w:val="00563F79"/>
    <w:rsid w:val="0056785D"/>
    <w:rsid w:val="00570380"/>
    <w:rsid w:val="0059175F"/>
    <w:rsid w:val="00591E45"/>
    <w:rsid w:val="005C615F"/>
    <w:rsid w:val="005E6F44"/>
    <w:rsid w:val="006033CD"/>
    <w:rsid w:val="00627933"/>
    <w:rsid w:val="00636923"/>
    <w:rsid w:val="006423D6"/>
    <w:rsid w:val="00644BE1"/>
    <w:rsid w:val="00694E56"/>
    <w:rsid w:val="006B45AA"/>
    <w:rsid w:val="006E30BE"/>
    <w:rsid w:val="00710231"/>
    <w:rsid w:val="007372DA"/>
    <w:rsid w:val="007558FC"/>
    <w:rsid w:val="007601F4"/>
    <w:rsid w:val="00775452"/>
    <w:rsid w:val="0077693E"/>
    <w:rsid w:val="00784E98"/>
    <w:rsid w:val="007A5C24"/>
    <w:rsid w:val="007B199A"/>
    <w:rsid w:val="00843551"/>
    <w:rsid w:val="00846297"/>
    <w:rsid w:val="008909F6"/>
    <w:rsid w:val="008A7840"/>
    <w:rsid w:val="008D21E1"/>
    <w:rsid w:val="008D6EF9"/>
    <w:rsid w:val="00913A25"/>
    <w:rsid w:val="00932105"/>
    <w:rsid w:val="00933AFC"/>
    <w:rsid w:val="00940D08"/>
    <w:rsid w:val="00971CCB"/>
    <w:rsid w:val="009B0A26"/>
    <w:rsid w:val="009E34CA"/>
    <w:rsid w:val="009E7D9B"/>
    <w:rsid w:val="00A125D7"/>
    <w:rsid w:val="00A24342"/>
    <w:rsid w:val="00A2521B"/>
    <w:rsid w:val="00A46696"/>
    <w:rsid w:val="00A72E67"/>
    <w:rsid w:val="00A96B41"/>
    <w:rsid w:val="00AD4B5C"/>
    <w:rsid w:val="00AE60AE"/>
    <w:rsid w:val="00B24FF3"/>
    <w:rsid w:val="00B269DD"/>
    <w:rsid w:val="00B54DDD"/>
    <w:rsid w:val="00B573B8"/>
    <w:rsid w:val="00B6429D"/>
    <w:rsid w:val="00B93864"/>
    <w:rsid w:val="00BB21A4"/>
    <w:rsid w:val="00BB3BDA"/>
    <w:rsid w:val="00BC3450"/>
    <w:rsid w:val="00BC4118"/>
    <w:rsid w:val="00C03904"/>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1397E"/>
    <w:rsid w:val="00F15139"/>
    <w:rsid w:val="00F410C0"/>
    <w:rsid w:val="00F731F6"/>
    <w:rsid w:val="00F76651"/>
    <w:rsid w:val="00F94382"/>
    <w:rsid w:val="00FA0857"/>
    <w:rsid w:val="00FA183D"/>
    <w:rsid w:val="00FD35EA"/>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453670865">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50" Type="http://schemas.openxmlformats.org/officeDocument/2006/relationships/oleObject" Target="embeddings/Microsoft_Equation13.bin"/><Relationship Id="rId51" Type="http://schemas.openxmlformats.org/officeDocument/2006/relationships/image" Target="media/image32.png"/><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oleObject" Target="embeddings/Microsoft_Equation8.bin"/><Relationship Id="rId41" Type="http://schemas.openxmlformats.org/officeDocument/2006/relationships/image" Target="media/image27.wmf"/><Relationship Id="rId42" Type="http://schemas.openxmlformats.org/officeDocument/2006/relationships/oleObject" Target="embeddings/Microsoft_Equation9.bin"/><Relationship Id="rId43" Type="http://schemas.openxmlformats.org/officeDocument/2006/relationships/image" Target="media/image28.wmf"/><Relationship Id="rId44" Type="http://schemas.openxmlformats.org/officeDocument/2006/relationships/oleObject" Target="embeddings/Microsoft_Equation10.bin"/><Relationship Id="rId45" Type="http://schemas.openxmlformats.org/officeDocument/2006/relationships/image" Target="media/image29.wmf"/><Relationship Id="rId46" Type="http://schemas.openxmlformats.org/officeDocument/2006/relationships/oleObject" Target="embeddings/Microsoft_Equation11.bin"/><Relationship Id="rId47" Type="http://schemas.openxmlformats.org/officeDocument/2006/relationships/image" Target="media/image30.wmf"/><Relationship Id="rId48" Type="http://schemas.openxmlformats.org/officeDocument/2006/relationships/oleObject" Target="embeddings/Microsoft_Equation12.bin"/><Relationship Id="rId49" Type="http://schemas.openxmlformats.org/officeDocument/2006/relationships/image" Target="media/image31.w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30" Type="http://schemas.openxmlformats.org/officeDocument/2006/relationships/oleObject" Target="embeddings/Microsoft_Equation3.bin"/><Relationship Id="rId31" Type="http://schemas.openxmlformats.org/officeDocument/2006/relationships/image" Target="media/image22.wmf"/><Relationship Id="rId32" Type="http://schemas.openxmlformats.org/officeDocument/2006/relationships/oleObject" Target="embeddings/Microsoft_Equation4.bin"/><Relationship Id="rId33" Type="http://schemas.openxmlformats.org/officeDocument/2006/relationships/image" Target="media/image23.wmf"/><Relationship Id="rId34" Type="http://schemas.openxmlformats.org/officeDocument/2006/relationships/oleObject" Target="embeddings/Microsoft_Equation5.bin"/><Relationship Id="rId35" Type="http://schemas.openxmlformats.org/officeDocument/2006/relationships/image" Target="media/image24.wmf"/><Relationship Id="rId36" Type="http://schemas.openxmlformats.org/officeDocument/2006/relationships/oleObject" Target="embeddings/Microsoft_Equation6.bin"/><Relationship Id="rId37" Type="http://schemas.openxmlformats.org/officeDocument/2006/relationships/image" Target="media/image25.wmf"/><Relationship Id="rId38" Type="http://schemas.openxmlformats.org/officeDocument/2006/relationships/oleObject" Target="embeddings/Microsoft_Equation7.bin"/><Relationship Id="rId39" Type="http://schemas.openxmlformats.org/officeDocument/2006/relationships/image" Target="media/image26.wmf"/><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wmf"/><Relationship Id="rId26" Type="http://schemas.openxmlformats.org/officeDocument/2006/relationships/oleObject" Target="embeddings/Microsoft_Equation1.bin"/><Relationship Id="rId27" Type="http://schemas.openxmlformats.org/officeDocument/2006/relationships/image" Target="media/image20.wmf"/><Relationship Id="rId28" Type="http://schemas.openxmlformats.org/officeDocument/2006/relationships/oleObject" Target="embeddings/Microsoft_Equation2.bin"/><Relationship Id="rId29" Type="http://schemas.openxmlformats.org/officeDocument/2006/relationships/image" Target="media/image21.wmf"/><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25</Pages>
  <Words>3924</Words>
  <Characters>22372</Characters>
  <Application>Microsoft Macintosh Word</Application>
  <DocSecurity>0</DocSecurity>
  <Lines>186</Lines>
  <Paragraphs>52</Paragraphs>
  <ScaleCrop>false</ScaleCrop>
  <Company/>
  <LinksUpToDate>false</LinksUpToDate>
  <CharactersWithSpaces>26244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125</cp:revision>
  <cp:lastPrinted>2015-05-13T19:24:00Z</cp:lastPrinted>
  <dcterms:created xsi:type="dcterms:W3CDTF">2015-05-11T22:42:00Z</dcterms:created>
  <dcterms:modified xsi:type="dcterms:W3CDTF">2015-11-24T22:58:00Z</dcterms:modified>
</cp:coreProperties>
</file>