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1947B872" w:rsidR="00B24FF3" w:rsidRPr="001E61A8" w:rsidRDefault="00B24FF3">
      <w:pPr>
        <w:spacing w:line="480" w:lineRule="auto"/>
      </w:pPr>
      <w:r w:rsidRPr="001E61A8">
        <w:t xml:space="preserve">Dylan Alexander </w:t>
      </w:r>
      <w:proofErr w:type="spellStart"/>
      <w:r w:rsidRPr="001E61A8">
        <w:t>Carlin</w:t>
      </w:r>
      <w:r w:rsidRPr="001E61A8">
        <w:rPr>
          <w:vertAlign w:val="superscript"/>
        </w:rPr>
        <w:t>1</w:t>
      </w:r>
      <w:proofErr w:type="spellEnd"/>
      <w:r w:rsidR="007B199A">
        <w:rPr>
          <w:vertAlign w:val="superscript"/>
        </w:rPr>
        <w:t>*</w:t>
      </w:r>
      <w:r w:rsidRPr="001E61A8">
        <w:t xml:space="preserve">, Ryan W. </w:t>
      </w:r>
      <w:proofErr w:type="spellStart"/>
      <w:r w:rsidRPr="001E61A8">
        <w:t>Caster</w:t>
      </w:r>
      <w:r w:rsidRPr="001E61A8">
        <w:rPr>
          <w:vertAlign w:val="superscript"/>
        </w:rPr>
        <w:t>2</w:t>
      </w:r>
      <w:proofErr w:type="spellEnd"/>
      <w:r w:rsidR="007B199A">
        <w:rPr>
          <w:vertAlign w:val="superscript"/>
        </w:rPr>
        <w:t>*</w:t>
      </w:r>
      <w:r w:rsidRPr="001E61A8">
        <w:t xml:space="preserve">, </w:t>
      </w:r>
      <w:proofErr w:type="spellStart"/>
      <w:r w:rsidRPr="001E61A8">
        <w:t>Xiaokang</w:t>
      </w:r>
      <w:proofErr w:type="spellEnd"/>
      <w:r w:rsidRPr="001E61A8">
        <w:t xml:space="preserve"> </w:t>
      </w:r>
      <w:proofErr w:type="spellStart"/>
      <w:r w:rsidRPr="001E61A8">
        <w:t>Wang</w:t>
      </w:r>
      <w:r w:rsidRPr="001E61A8">
        <w:rPr>
          <w:vertAlign w:val="superscript"/>
        </w:rPr>
        <w:t>3</w:t>
      </w:r>
      <w:proofErr w:type="spellEnd"/>
      <w:r w:rsidRPr="001E61A8">
        <w:t xml:space="preserve">, Stephanie A. </w:t>
      </w:r>
      <w:proofErr w:type="spellStart"/>
      <w:r w:rsidRPr="001E61A8">
        <w:t>Betzenderfer</w:t>
      </w:r>
      <w:r w:rsidRPr="001E61A8">
        <w:rPr>
          <w:vertAlign w:val="superscript"/>
        </w:rPr>
        <w:t>2</w:t>
      </w:r>
      <w:proofErr w:type="spellEnd"/>
      <w:r w:rsidRPr="001E61A8">
        <w:t xml:space="preserve">, Claire X. </w:t>
      </w:r>
      <w:proofErr w:type="spellStart"/>
      <w:r w:rsidRPr="001E61A8">
        <w:t>Chen</w:t>
      </w:r>
      <w:r w:rsidRPr="001E61A8">
        <w:rPr>
          <w:vertAlign w:val="superscript"/>
        </w:rPr>
        <w:t>2</w:t>
      </w:r>
      <w:proofErr w:type="spellEnd"/>
      <w:r w:rsidRPr="001E61A8">
        <w:t xml:space="preserve">, </w:t>
      </w:r>
      <w:proofErr w:type="spellStart"/>
      <w:r w:rsidRPr="001E61A8">
        <w:t>Veasna</w:t>
      </w:r>
      <w:proofErr w:type="spellEnd"/>
      <w:r w:rsidRPr="001E61A8">
        <w:t xml:space="preserve"> M. </w:t>
      </w:r>
      <w:proofErr w:type="spellStart"/>
      <w:r w:rsidRPr="001E61A8">
        <w:t>Duong</w:t>
      </w:r>
      <w:r w:rsidRPr="001E61A8">
        <w:rPr>
          <w:vertAlign w:val="superscript"/>
        </w:rPr>
        <w:t>2</w:t>
      </w:r>
      <w:proofErr w:type="spellEnd"/>
      <w:r w:rsidRPr="001E61A8">
        <w:t xml:space="preserve">, Carolina V. </w:t>
      </w:r>
      <w:proofErr w:type="spellStart"/>
      <w:r w:rsidRPr="001E61A8">
        <w:t>Ryklansky</w:t>
      </w:r>
      <w:r w:rsidRPr="001E61A8">
        <w:rPr>
          <w:vertAlign w:val="superscript"/>
        </w:rPr>
        <w:t>2</w:t>
      </w:r>
      <w:proofErr w:type="spellEnd"/>
      <w:r w:rsidRPr="001E61A8">
        <w:t xml:space="preserve">, Alp </w:t>
      </w:r>
      <w:proofErr w:type="spellStart"/>
      <w:r w:rsidRPr="001E61A8">
        <w:t>Alpekin</w:t>
      </w:r>
      <w:r w:rsidRPr="001E61A8">
        <w:rPr>
          <w:vertAlign w:val="superscript"/>
        </w:rPr>
        <w:t>2</w:t>
      </w:r>
      <w:proofErr w:type="spellEnd"/>
      <w:r w:rsidRPr="001E61A8">
        <w:t xml:space="preserve">, Nathan </w:t>
      </w:r>
      <w:proofErr w:type="spellStart"/>
      <w:r w:rsidRPr="001E61A8">
        <w:t>Beaumont</w:t>
      </w:r>
      <w:r w:rsidRPr="001E61A8">
        <w:rPr>
          <w:vertAlign w:val="superscript"/>
        </w:rPr>
        <w:t>2</w:t>
      </w:r>
      <w:proofErr w:type="spellEnd"/>
      <w:r w:rsidRPr="001E61A8">
        <w:t xml:space="preserve">, </w:t>
      </w:r>
      <w:proofErr w:type="spellStart"/>
      <w:r w:rsidRPr="001E61A8">
        <w:t>Har</w:t>
      </w:r>
      <w:r w:rsidR="002C0338">
        <w:t>s</w:t>
      </w:r>
      <w:r w:rsidRPr="001E61A8">
        <w:t>hul</w:t>
      </w:r>
      <w:proofErr w:type="spellEnd"/>
      <w:r w:rsidRPr="001E61A8">
        <w:t xml:space="preserve"> </w:t>
      </w:r>
      <w:proofErr w:type="spellStart"/>
      <w:r w:rsidRPr="001E61A8">
        <w:t>Kapoor</w:t>
      </w:r>
      <w:r w:rsidRPr="001E61A8">
        <w:rPr>
          <w:vertAlign w:val="superscript"/>
        </w:rPr>
        <w:t>2</w:t>
      </w:r>
      <w:proofErr w:type="spellEnd"/>
      <w:r w:rsidRPr="001E61A8">
        <w:t xml:space="preserve">, Nicole </w:t>
      </w:r>
      <w:proofErr w:type="spellStart"/>
      <w:r w:rsidRPr="001E61A8">
        <w:t>Kim</w:t>
      </w:r>
      <w:r w:rsidRPr="001E61A8">
        <w:rPr>
          <w:vertAlign w:val="superscript"/>
        </w:rPr>
        <w:t>2</w:t>
      </w:r>
      <w:proofErr w:type="spellEnd"/>
      <w:r w:rsidRPr="001E61A8">
        <w:t xml:space="preserve">, </w:t>
      </w:r>
      <w:proofErr w:type="spellStart"/>
      <w:r w:rsidRPr="001E61A8">
        <w:t>Hosna</w:t>
      </w:r>
      <w:proofErr w:type="spellEnd"/>
      <w:r w:rsidRPr="001E61A8">
        <w:t xml:space="preserve"> </w:t>
      </w:r>
      <w:proofErr w:type="spellStart"/>
      <w:r w:rsidRPr="001E61A8">
        <w:t>Mohabbot</w:t>
      </w:r>
      <w:r w:rsidRPr="001E61A8">
        <w:rPr>
          <w:vertAlign w:val="superscript"/>
        </w:rPr>
        <w:t>2</w:t>
      </w:r>
      <w:proofErr w:type="spellEnd"/>
      <w:r w:rsidRPr="001E61A8">
        <w:t xml:space="preserve">, </w:t>
      </w:r>
      <w:proofErr w:type="spellStart"/>
      <w:r w:rsidRPr="001E61A8">
        <w:t>Boyu</w:t>
      </w:r>
      <w:proofErr w:type="spellEnd"/>
      <w:r w:rsidRPr="001E61A8">
        <w:t xml:space="preserve"> </w:t>
      </w:r>
      <w:proofErr w:type="spellStart"/>
      <w:r w:rsidRPr="001E61A8">
        <w:t>Pang</w:t>
      </w:r>
      <w:r w:rsidRPr="001E61A8">
        <w:rPr>
          <w:vertAlign w:val="superscript"/>
        </w:rPr>
        <w:t>2</w:t>
      </w:r>
      <w:proofErr w:type="spellEnd"/>
      <w:r w:rsidRPr="001E61A8">
        <w:t xml:space="preserve">, Rachel </w:t>
      </w:r>
      <w:proofErr w:type="spellStart"/>
      <w:r w:rsidRPr="001E61A8">
        <w:t>Teel</w:t>
      </w:r>
      <w:r w:rsidRPr="001E61A8">
        <w:rPr>
          <w:vertAlign w:val="superscript"/>
        </w:rPr>
        <w:t>2</w:t>
      </w:r>
      <w:proofErr w:type="spellEnd"/>
      <w:r w:rsidRPr="001E61A8">
        <w:t xml:space="preserve">, Lillian </w:t>
      </w:r>
      <w:proofErr w:type="spellStart"/>
      <w:r w:rsidRPr="001E61A8">
        <w:t>Whithaus</w:t>
      </w:r>
      <w:r w:rsidRPr="001E61A8">
        <w:rPr>
          <w:vertAlign w:val="superscript"/>
        </w:rPr>
        <w:t>2</w:t>
      </w:r>
      <w:proofErr w:type="spellEnd"/>
      <w:r w:rsidRPr="001E61A8">
        <w:t xml:space="preserve">, </w:t>
      </w:r>
      <w:proofErr w:type="spellStart"/>
      <w:r w:rsidRPr="001E61A8">
        <w:t>Ilias</w:t>
      </w:r>
      <w:proofErr w:type="spellEnd"/>
      <w:r w:rsidRPr="001E61A8">
        <w:t xml:space="preserve"> </w:t>
      </w:r>
      <w:proofErr w:type="spellStart"/>
      <w:r w:rsidRPr="001E61A8">
        <w:t>Tagkopoulos</w:t>
      </w:r>
      <w:r w:rsidRPr="001E61A8">
        <w:rPr>
          <w:vertAlign w:val="superscript"/>
        </w:rPr>
        <w:t>2,6</w:t>
      </w:r>
      <w:proofErr w:type="spellEnd"/>
      <w:r w:rsidRPr="001E61A8">
        <w:t xml:space="preserve">, Justin B. </w:t>
      </w:r>
      <w:proofErr w:type="spellStart"/>
      <w:r w:rsidRPr="001E61A8">
        <w:t>Siegel</w:t>
      </w:r>
      <w:r w:rsidRPr="001E61A8">
        <w:rPr>
          <w:vertAlign w:val="superscript"/>
        </w:rPr>
        <w:t>2,3,4</w:t>
      </w:r>
      <w:proofErr w:type="spellEnd"/>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proofErr w:type="spellStart"/>
      <w:r w:rsidRPr="001E61A8">
        <w:t>Q19A</w:t>
      </w:r>
      <w:proofErr w:type="spellEnd"/>
      <w:r w:rsidRPr="001E61A8">
        <w:t xml:space="preserve"> and </w:t>
      </w:r>
      <w:proofErr w:type="spellStart"/>
      <w:r w:rsidRPr="001E61A8">
        <w:t>R240A</w:t>
      </w:r>
      <w:proofErr w:type="spellEnd"/>
    </w:p>
    <w:p w14:paraId="1EABB782" w14:textId="7A5EAB09" w:rsidR="002D3E27" w:rsidRPr="001E61A8" w:rsidRDefault="00B54DDD">
      <w:pPr>
        <w:spacing w:line="480" w:lineRule="auto"/>
      </w:pPr>
      <w:r w:rsidRPr="001E61A8">
        <w:t>Supplemental Table 2</w:t>
      </w:r>
      <w:r w:rsidR="000723CA">
        <w:t xml:space="preserve">: </w:t>
      </w:r>
      <w:proofErr w:type="spellStart"/>
      <w:r w:rsidRPr="001E61A8">
        <w:t>PCC</w:t>
      </w:r>
      <w:proofErr w:type="spellEnd"/>
      <w:r w:rsidRPr="001E61A8">
        <w:t xml:space="preserve"> and </w:t>
      </w:r>
      <w:proofErr w:type="spellStart"/>
      <w:r w:rsidRPr="001E61A8">
        <w:t>SRC</w:t>
      </w:r>
      <w:proofErr w:type="spellEnd"/>
      <w:r w:rsidRPr="001E61A8">
        <w:t xml:space="preserve">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pPr>
      <w:r>
        <w:t>Supplemental Figure 4</w:t>
      </w:r>
      <w:r w:rsidR="000723CA">
        <w:t xml:space="preserve">: </w:t>
      </w:r>
      <w:proofErr w:type="spellStart"/>
      <w:r w:rsidRPr="00933AFC">
        <w:rPr>
          <w:i/>
        </w:rPr>
        <w:t>k</w:t>
      </w:r>
      <w:r w:rsidRPr="00933AFC">
        <w:rPr>
          <w:vertAlign w:val="subscript"/>
        </w:rPr>
        <w:t>cat</w:t>
      </w:r>
      <w:proofErr w:type="spellEnd"/>
      <w:r>
        <w:t xml:space="preserve"> vs. K</w:t>
      </w:r>
      <w:r w:rsidRPr="00933AFC">
        <w:rPr>
          <w:vertAlign w:val="subscript"/>
        </w:rPr>
        <w:t>M</w:t>
      </w:r>
      <w:r>
        <w:t xml:space="preserve"> plot</w:t>
      </w:r>
    </w:p>
    <w:p w14:paraId="4B678E5C" w14:textId="209BB9ED" w:rsidR="002A56A8" w:rsidRPr="001E61A8" w:rsidRDefault="002A56A8">
      <w:pPr>
        <w:spacing w:line="480" w:lineRule="auto"/>
      </w:pPr>
      <w:r>
        <w:t xml:space="preserve">Supplemental Table 3: Conservation analysis </w:t>
      </w:r>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lastRenderedPageBreak/>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proofErr w:type="spellStart"/>
            <w:r w:rsidRPr="001E61A8">
              <w:rPr>
                <w:rFonts w:eastAsia="Times New Roman" w:cs="Times New Roman"/>
                <w:b/>
                <w:color w:val="000000"/>
              </w:rPr>
              <w:t>SDS</w:t>
            </w:r>
            <w:proofErr w:type="spellEnd"/>
            <w:r w:rsidRPr="001E61A8">
              <w:rPr>
                <w:rFonts w:eastAsia="Times New Roman" w:cs="Times New Roman"/>
                <w:b/>
                <w:color w:val="000000"/>
              </w:rPr>
              <w:t>-PAGE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proofErr w:type="spellStart"/>
            <w:r w:rsidRPr="001E61A8">
              <w:rPr>
                <w:rFonts w:eastAsia="Times New Roman" w:cs="Times New Roman"/>
                <w:b/>
                <w:i/>
                <w:color w:val="000000"/>
              </w:rPr>
              <w:t>k</w:t>
            </w:r>
            <w:r w:rsidRPr="001E61A8">
              <w:rPr>
                <w:rFonts w:eastAsia="Times New Roman" w:cs="Times New Roman"/>
                <w:b/>
                <w:color w:val="000000"/>
                <w:vertAlign w:val="subscript"/>
              </w:rPr>
              <w:t>cat</w:t>
            </w:r>
            <w:proofErr w:type="spellEnd"/>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proofErr w:type="spellStart"/>
            <w:r w:rsidRPr="001E61A8">
              <w:rPr>
                <w:rFonts w:eastAsia="Times New Roman" w:cs="Times New Roman"/>
                <w:b/>
                <w:i/>
                <w:color w:val="000000"/>
              </w:rPr>
              <w:t>k</w:t>
            </w:r>
            <w:r w:rsidRPr="001E61A8">
              <w:rPr>
                <w:rFonts w:eastAsia="Times New Roman" w:cs="Times New Roman"/>
                <w:b/>
                <w:color w:val="000000"/>
                <w:vertAlign w:val="subscript"/>
              </w:rPr>
              <w:t>cat</w:t>
            </w:r>
            <w:proofErr w:type="spellEnd"/>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proofErr w:type="spellStart"/>
            <w:r w:rsidRPr="001E61A8">
              <w:rPr>
                <w:rFonts w:eastAsia="Times New Roman" w:cs="Times New Roman"/>
                <w:b/>
                <w:color w:val="000000"/>
              </w:rPr>
              <w:t>mM</w:t>
            </w:r>
            <w:proofErr w:type="spellEnd"/>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proofErr w:type="spellStart"/>
            <w:r w:rsidRPr="001E61A8">
              <w:rPr>
                <w:rFonts w:eastAsia="Times New Roman" w:cs="Times New Roman"/>
                <w:b/>
                <w:color w:val="000000"/>
              </w:rPr>
              <w:t>mM</w:t>
            </w:r>
            <w:proofErr w:type="spellEnd"/>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w:t>
            </w:r>
            <w:proofErr w:type="spellStart"/>
            <w:r w:rsidRPr="001E61A8">
              <w:rPr>
                <w:rFonts w:eastAsia="Times New Roman" w:cs="Times New Roman"/>
                <w:b/>
                <w:color w:val="000000"/>
                <w:vertAlign w:val="superscript"/>
              </w:rPr>
              <w:t>1</w:t>
            </w:r>
            <w:r w:rsidRPr="001E61A8">
              <w:rPr>
                <w:rFonts w:eastAsia="Times New Roman" w:cs="Times New Roman"/>
                <w:b/>
                <w:color w:val="000000"/>
              </w:rPr>
              <w:t>min</w:t>
            </w:r>
            <w:proofErr w:type="spellEnd"/>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S14A</w:t>
            </w:r>
            <w:proofErr w:type="spellEnd"/>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S16A</w:t>
            </w:r>
            <w:proofErr w:type="spellEnd"/>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6CB5363" w:rsidR="001B315C" w:rsidRPr="001E61A8" w:rsidRDefault="008D6EF9" w:rsidP="00C07CB7">
            <w:pPr>
              <w:spacing w:line="480" w:lineRule="auto"/>
              <w:rPr>
                <w:rFonts w:eastAsia="Times New Roman" w:cs="Times New Roman"/>
                <w:color w:val="000000"/>
              </w:rPr>
            </w:pPr>
            <w:proofErr w:type="spellStart"/>
            <w:ins w:id="0" w:author="Alex" w:date="2015-11-24T11:30:00Z">
              <w:r>
                <w:rPr>
                  <w:rFonts w:eastAsia="Times New Roman" w:cs="Times New Roman"/>
                  <w:color w:val="000000"/>
                </w:rPr>
                <w:t>S</w:t>
              </w:r>
            </w:ins>
            <w:del w:id="1" w:author="Alex" w:date="2015-11-24T11:30:00Z">
              <w:r w:rsidR="001B315C" w:rsidRPr="001E61A8" w:rsidDel="008D6EF9">
                <w:rPr>
                  <w:rFonts w:eastAsia="Times New Roman" w:cs="Times New Roman"/>
                  <w:color w:val="000000"/>
                </w:rPr>
                <w:delText>E</w:delText>
              </w:r>
            </w:del>
            <w:r w:rsidR="001B315C" w:rsidRPr="001E61A8">
              <w:rPr>
                <w:rFonts w:eastAsia="Times New Roman" w:cs="Times New Roman"/>
                <w:color w:val="000000"/>
              </w:rPr>
              <w:t>17</w:t>
            </w:r>
            <w:ins w:id="2" w:author="Alex" w:date="2015-11-24T11:30:00Z">
              <w:r>
                <w:rPr>
                  <w:rFonts w:eastAsia="Times New Roman" w:cs="Times New Roman"/>
                  <w:color w:val="000000"/>
                </w:rPr>
                <w:t>E</w:t>
              </w:r>
            </w:ins>
            <w:proofErr w:type="spellEnd"/>
            <w:del w:id="3" w:author="Alex" w:date="2015-11-24T11:30:00Z">
              <w:r w:rsidR="001B315C" w:rsidRPr="001E61A8" w:rsidDel="008D6EF9">
                <w:rPr>
                  <w:rFonts w:eastAsia="Times New Roman" w:cs="Times New Roman"/>
                  <w:color w:val="000000"/>
                </w:rPr>
                <w:delText>S</w:delText>
              </w:r>
            </w:del>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S17A</w:t>
            </w:r>
            <w:proofErr w:type="spellEnd"/>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Y18A</w:t>
            </w:r>
            <w:proofErr w:type="spellEnd"/>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Q19A</w:t>
            </w:r>
            <w:proofErr w:type="spellEnd"/>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Q19C</w:t>
            </w:r>
            <w:proofErr w:type="spellEnd"/>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Q19S</w:t>
            </w:r>
            <w:proofErr w:type="spellEnd"/>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W34A</w:t>
            </w:r>
            <w:proofErr w:type="spellEnd"/>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V52G</w:t>
            </w:r>
            <w:proofErr w:type="spellEnd"/>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14AE7CF"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F7</w:t>
            </w:r>
            <w:ins w:id="4" w:author="Alex" w:date="2015-11-24T11:31:00Z">
              <w:r w:rsidR="008D6EF9">
                <w:rPr>
                  <w:rFonts w:eastAsia="Times New Roman" w:cs="Times New Roman"/>
                  <w:color w:val="000000"/>
                </w:rPr>
                <w:t>2</w:t>
              </w:r>
            </w:ins>
            <w:del w:id="5" w:author="Alex" w:date="2015-11-24T11:31:00Z">
              <w:r w:rsidRPr="001E61A8" w:rsidDel="008D6EF9">
                <w:rPr>
                  <w:rFonts w:eastAsia="Times New Roman" w:cs="Times New Roman"/>
                  <w:color w:val="000000"/>
                </w:rPr>
                <w:delText>5</w:delText>
              </w:r>
            </w:del>
            <w:r w:rsidRPr="001E61A8">
              <w:rPr>
                <w:rFonts w:eastAsia="Times New Roman" w:cs="Times New Roman"/>
                <w:color w:val="000000"/>
              </w:rPr>
              <w:t>A</w:t>
            </w:r>
            <w:proofErr w:type="spellEnd"/>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R76A</w:t>
            </w:r>
            <w:proofErr w:type="spellEnd"/>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I91E</w:t>
            </w:r>
            <w:proofErr w:type="spellEnd"/>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H101R</w:t>
            </w:r>
            <w:proofErr w:type="spellEnd"/>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H119A</w:t>
            </w:r>
            <w:proofErr w:type="spellEnd"/>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H119E</w:t>
            </w:r>
            <w:proofErr w:type="spellEnd"/>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H119N</w:t>
            </w:r>
            <w:proofErr w:type="spellEnd"/>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W120A</w:t>
            </w:r>
            <w:proofErr w:type="spellEnd"/>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W120F</w:t>
            </w:r>
            <w:proofErr w:type="spellEnd"/>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W120H</w:t>
            </w:r>
            <w:proofErr w:type="spellEnd"/>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V147S</w:t>
            </w:r>
            <w:proofErr w:type="spellEnd"/>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E154D</w:t>
            </w:r>
            <w:proofErr w:type="spellEnd"/>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N163A</w:t>
            </w:r>
            <w:proofErr w:type="spellEnd"/>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N163C</w:t>
            </w:r>
            <w:proofErr w:type="spellEnd"/>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N163D</w:t>
            </w:r>
            <w:proofErr w:type="spellEnd"/>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E164A</w:t>
            </w:r>
            <w:proofErr w:type="spellEnd"/>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Y166P</w:t>
            </w:r>
            <w:proofErr w:type="spellEnd"/>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C167A</w:t>
            </w:r>
            <w:proofErr w:type="spellEnd"/>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C167Q</w:t>
            </w:r>
            <w:proofErr w:type="spellEnd"/>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L171A</w:t>
            </w:r>
            <w:proofErr w:type="spellEnd"/>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L171R</w:t>
            </w:r>
            <w:proofErr w:type="spellEnd"/>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T175R</w:t>
            </w:r>
            <w:proofErr w:type="spellEnd"/>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E177A</w:t>
            </w:r>
            <w:proofErr w:type="spellEnd"/>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E177K</w:t>
            </w:r>
            <w:proofErr w:type="spellEnd"/>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E177L</w:t>
            </w:r>
            <w:proofErr w:type="spellEnd"/>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H178A</w:t>
            </w:r>
            <w:proofErr w:type="spellEnd"/>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A192S</w:t>
            </w:r>
            <w:proofErr w:type="spellEnd"/>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T218A</w:t>
            </w:r>
            <w:proofErr w:type="spellEnd"/>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L219A</w:t>
            </w:r>
            <w:proofErr w:type="spellEnd"/>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N220A</w:t>
            </w:r>
            <w:proofErr w:type="spellEnd"/>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N220H</w:t>
            </w:r>
            <w:proofErr w:type="spellEnd"/>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M221A</w:t>
            </w:r>
            <w:proofErr w:type="spellEnd"/>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E222A</w:t>
            </w:r>
            <w:proofErr w:type="spellEnd"/>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E222H</w:t>
            </w:r>
            <w:proofErr w:type="spellEnd"/>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E222K</w:t>
            </w:r>
            <w:proofErr w:type="spellEnd"/>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E222Q</w:t>
            </w:r>
            <w:proofErr w:type="spellEnd"/>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E222R</w:t>
            </w:r>
            <w:proofErr w:type="spellEnd"/>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E222Y</w:t>
            </w:r>
            <w:proofErr w:type="spellEnd"/>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rsidDel="008D6EF9" w14:paraId="405FA71F" w14:textId="0BAA46D5" w:rsidTr="00C07CB7">
        <w:trPr>
          <w:trHeight w:val="300"/>
          <w:del w:id="6" w:author="Alex" w:date="2015-11-24T11:31:00Z"/>
        </w:trPr>
        <w:tc>
          <w:tcPr>
            <w:tcW w:w="1095" w:type="dxa"/>
            <w:shd w:val="clear" w:color="auto" w:fill="auto"/>
            <w:noWrap/>
            <w:vAlign w:val="bottom"/>
            <w:hideMark/>
          </w:tcPr>
          <w:p w14:paraId="21E7B713" w14:textId="48CA996A" w:rsidR="001B315C" w:rsidRPr="001E61A8" w:rsidDel="008D6EF9" w:rsidRDefault="001B315C" w:rsidP="00C07CB7">
            <w:pPr>
              <w:spacing w:line="480" w:lineRule="auto"/>
              <w:rPr>
                <w:del w:id="7" w:author="Alex" w:date="2015-11-24T11:31:00Z"/>
                <w:rFonts w:eastAsia="Times New Roman" w:cs="Times New Roman"/>
                <w:color w:val="000000"/>
              </w:rPr>
            </w:pPr>
            <w:del w:id="8" w:author="Alex" w:date="2015-11-24T11:31:00Z">
              <w:r w:rsidRPr="001E61A8" w:rsidDel="008D6EF9">
                <w:rPr>
                  <w:rFonts w:eastAsia="Times New Roman" w:cs="Times New Roman"/>
                  <w:color w:val="000000"/>
                </w:rPr>
                <w:delText>M223G</w:delText>
              </w:r>
            </w:del>
          </w:p>
        </w:tc>
        <w:tc>
          <w:tcPr>
            <w:tcW w:w="1080" w:type="dxa"/>
            <w:shd w:val="clear" w:color="auto" w:fill="auto"/>
            <w:noWrap/>
            <w:vAlign w:val="bottom"/>
            <w:hideMark/>
          </w:tcPr>
          <w:p w14:paraId="51672965" w14:textId="1C3135B6" w:rsidR="001B315C" w:rsidRPr="001E61A8" w:rsidDel="008D6EF9" w:rsidRDefault="001B315C" w:rsidP="00C07CB7">
            <w:pPr>
              <w:spacing w:line="480" w:lineRule="auto"/>
              <w:jc w:val="right"/>
              <w:rPr>
                <w:del w:id="9" w:author="Alex" w:date="2015-11-24T11:31:00Z"/>
                <w:rFonts w:ascii="Lucida Grande" w:eastAsia="Times New Roman" w:hAnsi="Lucida Grande" w:cs="Times New Roman"/>
                <w:color w:val="000000"/>
                <w:sz w:val="18"/>
                <w:szCs w:val="18"/>
              </w:rPr>
            </w:pPr>
            <w:del w:id="10" w:author="Alex" w:date="2015-11-24T11:31:00Z">
              <w:r w:rsidRPr="001E61A8" w:rsidDel="008D6EF9">
                <w:rPr>
                  <w:rFonts w:eastAsia="Times New Roman" w:cs="Times New Roman"/>
                  <w:color w:val="000000"/>
                </w:rPr>
                <w:delText>0.88</w:delText>
              </w:r>
            </w:del>
          </w:p>
        </w:tc>
        <w:tc>
          <w:tcPr>
            <w:tcW w:w="900" w:type="dxa"/>
            <w:shd w:val="clear" w:color="auto" w:fill="auto"/>
            <w:noWrap/>
            <w:vAlign w:val="bottom"/>
            <w:hideMark/>
          </w:tcPr>
          <w:p w14:paraId="7DABEB31" w14:textId="26E63A4C" w:rsidR="001B315C" w:rsidRPr="001E61A8" w:rsidDel="008D6EF9" w:rsidRDefault="001B315C" w:rsidP="00C07CB7">
            <w:pPr>
              <w:spacing w:line="480" w:lineRule="auto"/>
              <w:rPr>
                <w:del w:id="11" w:author="Alex" w:date="2015-11-24T11:31:00Z"/>
                <w:rFonts w:ascii="Cambria" w:eastAsia="Times New Roman" w:hAnsi="Cambria" w:cs="Times New Roman"/>
                <w:color w:val="000000"/>
              </w:rPr>
            </w:pPr>
          </w:p>
        </w:tc>
        <w:tc>
          <w:tcPr>
            <w:tcW w:w="1710" w:type="dxa"/>
            <w:shd w:val="clear" w:color="auto" w:fill="auto"/>
            <w:noWrap/>
            <w:vAlign w:val="bottom"/>
            <w:hideMark/>
          </w:tcPr>
          <w:p w14:paraId="476ABF65" w14:textId="50291EA7" w:rsidR="001B315C" w:rsidRPr="001E61A8" w:rsidDel="008D6EF9" w:rsidRDefault="001B315C" w:rsidP="00C07CB7">
            <w:pPr>
              <w:spacing w:line="480" w:lineRule="auto"/>
              <w:rPr>
                <w:del w:id="12" w:author="Alex" w:date="2015-11-24T11:31:00Z"/>
                <w:rFonts w:eastAsia="Times New Roman" w:cs="Times New Roman"/>
                <w:color w:val="000000"/>
              </w:rPr>
            </w:pPr>
            <w:del w:id="13" w:author="Alex" w:date="2015-11-24T11:31:00Z">
              <w:r w:rsidRPr="001E61A8" w:rsidDel="008D6EF9">
                <w:rPr>
                  <w:rFonts w:eastAsia="Times New Roman" w:cs="Times New Roman"/>
                  <w:color w:val="000000"/>
                </w:rPr>
                <w:delText>19.21 ± 2.91</w:delText>
              </w:r>
            </w:del>
          </w:p>
        </w:tc>
        <w:tc>
          <w:tcPr>
            <w:tcW w:w="1350" w:type="dxa"/>
            <w:shd w:val="clear" w:color="auto" w:fill="auto"/>
            <w:noWrap/>
            <w:vAlign w:val="bottom"/>
            <w:hideMark/>
          </w:tcPr>
          <w:p w14:paraId="653D64A0" w14:textId="4859EF51" w:rsidR="001B315C" w:rsidRPr="001E61A8" w:rsidDel="008D6EF9" w:rsidRDefault="001B315C" w:rsidP="00C07CB7">
            <w:pPr>
              <w:spacing w:line="480" w:lineRule="auto"/>
              <w:rPr>
                <w:del w:id="14" w:author="Alex" w:date="2015-11-24T11:31:00Z"/>
                <w:rFonts w:eastAsia="Times New Roman" w:cs="Times New Roman"/>
                <w:color w:val="000000"/>
              </w:rPr>
            </w:pPr>
            <w:del w:id="15" w:author="Alex" w:date="2015-11-24T11:31:00Z">
              <w:r w:rsidRPr="001E61A8" w:rsidDel="008D6EF9">
                <w:rPr>
                  <w:rFonts w:eastAsia="Times New Roman" w:cs="Times New Roman"/>
                  <w:color w:val="000000"/>
                </w:rPr>
                <w:delText>154 ± 9</w:delText>
              </w:r>
            </w:del>
          </w:p>
        </w:tc>
        <w:tc>
          <w:tcPr>
            <w:tcW w:w="1080" w:type="dxa"/>
            <w:shd w:val="clear" w:color="auto" w:fill="auto"/>
            <w:noWrap/>
            <w:vAlign w:val="bottom"/>
            <w:hideMark/>
          </w:tcPr>
          <w:p w14:paraId="7F4A2D48" w14:textId="3D3EC819" w:rsidR="001B315C" w:rsidRPr="001E61A8" w:rsidDel="008D6EF9" w:rsidRDefault="001B315C" w:rsidP="00C07CB7">
            <w:pPr>
              <w:spacing w:line="480" w:lineRule="auto"/>
              <w:rPr>
                <w:del w:id="16" w:author="Alex" w:date="2015-11-24T11:31:00Z"/>
                <w:rFonts w:ascii="Cambria" w:eastAsia="Times New Roman" w:hAnsi="Cambria" w:cs="Times New Roman"/>
                <w:color w:val="000000"/>
              </w:rPr>
            </w:pPr>
          </w:p>
        </w:tc>
        <w:tc>
          <w:tcPr>
            <w:tcW w:w="2475" w:type="dxa"/>
            <w:shd w:val="clear" w:color="auto" w:fill="auto"/>
            <w:noWrap/>
            <w:vAlign w:val="bottom"/>
            <w:hideMark/>
          </w:tcPr>
          <w:p w14:paraId="5BB81738" w14:textId="0EA9302F" w:rsidR="001B315C" w:rsidRPr="001E61A8" w:rsidDel="008D6EF9" w:rsidRDefault="001B315C" w:rsidP="00C07CB7">
            <w:pPr>
              <w:spacing w:line="480" w:lineRule="auto"/>
              <w:rPr>
                <w:del w:id="17" w:author="Alex" w:date="2015-11-24T11:31:00Z"/>
                <w:rFonts w:eastAsia="Times New Roman" w:cs="Times New Roman"/>
                <w:color w:val="000000"/>
              </w:rPr>
            </w:pPr>
            <w:del w:id="18" w:author="Alex" w:date="2015-11-24T11:31:00Z">
              <w:r w:rsidRPr="001E61A8" w:rsidDel="008D6EF9">
                <w:rPr>
                  <w:rFonts w:eastAsia="Times New Roman" w:cs="Times New Roman"/>
                  <w:color w:val="000000"/>
                </w:rPr>
                <w:delText>7,998 ± 1,302</w:delText>
              </w:r>
            </w:del>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R240A</w:t>
            </w:r>
            <w:proofErr w:type="spellEnd"/>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R240D</w:t>
            </w:r>
            <w:proofErr w:type="spellEnd"/>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R240K</w:t>
            </w:r>
            <w:proofErr w:type="spellEnd"/>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I244E</w:t>
            </w:r>
            <w:proofErr w:type="spellEnd"/>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I244N</w:t>
            </w:r>
            <w:proofErr w:type="spellEnd"/>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M261E</w:t>
            </w:r>
            <w:proofErr w:type="spellEnd"/>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Q284R</w:t>
            </w:r>
            <w:proofErr w:type="spellEnd"/>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N293A</w:t>
            </w:r>
            <w:proofErr w:type="spellEnd"/>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Y294A</w:t>
            </w:r>
            <w:proofErr w:type="spellEnd"/>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Y294F</w:t>
            </w:r>
            <w:proofErr w:type="spellEnd"/>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Y295A</w:t>
            </w:r>
            <w:proofErr w:type="spellEnd"/>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Y295G</w:t>
            </w:r>
            <w:proofErr w:type="spellEnd"/>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T296A</w:t>
            </w:r>
            <w:proofErr w:type="spellEnd"/>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S298E</w:t>
            </w:r>
            <w:proofErr w:type="spellEnd"/>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I300N</w:t>
            </w:r>
            <w:proofErr w:type="spellEnd"/>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Q313R</w:t>
            </w:r>
            <w:proofErr w:type="spellEnd"/>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H315N</w:t>
            </w:r>
            <w:proofErr w:type="spellEnd"/>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M323A</w:t>
            </w:r>
            <w:proofErr w:type="spellEnd"/>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8D6EF9" w:rsidRPr="001E61A8" w14:paraId="15D28FC4" w14:textId="77777777" w:rsidTr="00AB1C54">
        <w:trPr>
          <w:trHeight w:val="300"/>
          <w:ins w:id="19" w:author="Alex" w:date="2015-11-24T11:32:00Z"/>
        </w:trPr>
        <w:tc>
          <w:tcPr>
            <w:tcW w:w="1095" w:type="dxa"/>
            <w:shd w:val="clear" w:color="auto" w:fill="auto"/>
            <w:noWrap/>
            <w:vAlign w:val="bottom"/>
            <w:hideMark/>
          </w:tcPr>
          <w:p w14:paraId="7162A8C9" w14:textId="77777777" w:rsidR="008D6EF9" w:rsidRPr="001E61A8" w:rsidRDefault="008D6EF9" w:rsidP="00AB1C54">
            <w:pPr>
              <w:spacing w:line="480" w:lineRule="auto"/>
              <w:rPr>
                <w:ins w:id="20" w:author="Alex" w:date="2015-11-24T11:32:00Z"/>
                <w:rFonts w:eastAsia="Times New Roman" w:cs="Times New Roman"/>
                <w:color w:val="000000"/>
              </w:rPr>
            </w:pPr>
            <w:proofErr w:type="spellStart"/>
            <w:ins w:id="21" w:author="Alex" w:date="2015-11-24T11:32:00Z">
              <w:r w:rsidRPr="001E61A8">
                <w:rPr>
                  <w:rFonts w:eastAsia="Times New Roman" w:cs="Times New Roman"/>
                  <w:color w:val="000000"/>
                </w:rPr>
                <w:t>M223G</w:t>
              </w:r>
              <w:proofErr w:type="spellEnd"/>
            </w:ins>
          </w:p>
        </w:tc>
        <w:tc>
          <w:tcPr>
            <w:tcW w:w="1080" w:type="dxa"/>
            <w:shd w:val="clear" w:color="auto" w:fill="auto"/>
            <w:noWrap/>
            <w:vAlign w:val="bottom"/>
            <w:hideMark/>
          </w:tcPr>
          <w:p w14:paraId="70F20AF9" w14:textId="77777777" w:rsidR="008D6EF9" w:rsidRPr="001E61A8" w:rsidRDefault="008D6EF9" w:rsidP="00AB1C54">
            <w:pPr>
              <w:spacing w:line="480" w:lineRule="auto"/>
              <w:jc w:val="right"/>
              <w:rPr>
                <w:ins w:id="22" w:author="Alex" w:date="2015-11-24T11:32:00Z"/>
                <w:rFonts w:ascii="Lucida Grande" w:eastAsia="Times New Roman" w:hAnsi="Lucida Grande" w:cs="Times New Roman"/>
                <w:color w:val="000000"/>
                <w:sz w:val="18"/>
                <w:szCs w:val="18"/>
              </w:rPr>
            </w:pPr>
            <w:ins w:id="23" w:author="Alex" w:date="2015-11-24T11:32:00Z">
              <w:r w:rsidRPr="001E61A8">
                <w:rPr>
                  <w:rFonts w:eastAsia="Times New Roman" w:cs="Times New Roman"/>
                  <w:color w:val="000000"/>
                </w:rPr>
                <w:t>0.88</w:t>
              </w:r>
            </w:ins>
          </w:p>
        </w:tc>
        <w:tc>
          <w:tcPr>
            <w:tcW w:w="900" w:type="dxa"/>
            <w:shd w:val="clear" w:color="auto" w:fill="auto"/>
            <w:noWrap/>
            <w:vAlign w:val="bottom"/>
            <w:hideMark/>
          </w:tcPr>
          <w:p w14:paraId="109BD84A" w14:textId="77777777" w:rsidR="008D6EF9" w:rsidRPr="001E61A8" w:rsidRDefault="008D6EF9" w:rsidP="00AB1C54">
            <w:pPr>
              <w:spacing w:line="480" w:lineRule="auto"/>
              <w:rPr>
                <w:ins w:id="24" w:author="Alex" w:date="2015-11-24T11:32:00Z"/>
                <w:rFonts w:ascii="Cambria" w:eastAsia="Times New Roman" w:hAnsi="Cambria" w:cs="Times New Roman"/>
                <w:color w:val="000000"/>
              </w:rPr>
            </w:pPr>
          </w:p>
        </w:tc>
        <w:tc>
          <w:tcPr>
            <w:tcW w:w="1710" w:type="dxa"/>
            <w:shd w:val="clear" w:color="auto" w:fill="auto"/>
            <w:noWrap/>
            <w:vAlign w:val="bottom"/>
            <w:hideMark/>
          </w:tcPr>
          <w:p w14:paraId="45C53CAA" w14:textId="77777777" w:rsidR="008D6EF9" w:rsidRPr="001E61A8" w:rsidRDefault="008D6EF9" w:rsidP="00AB1C54">
            <w:pPr>
              <w:spacing w:line="480" w:lineRule="auto"/>
              <w:rPr>
                <w:ins w:id="25" w:author="Alex" w:date="2015-11-24T11:32:00Z"/>
                <w:rFonts w:eastAsia="Times New Roman" w:cs="Times New Roman"/>
                <w:color w:val="000000"/>
              </w:rPr>
            </w:pPr>
            <w:ins w:id="26" w:author="Alex" w:date="2015-11-24T11:32:00Z">
              <w:r w:rsidRPr="001E61A8">
                <w:rPr>
                  <w:rFonts w:eastAsia="Times New Roman" w:cs="Times New Roman"/>
                  <w:color w:val="000000"/>
                </w:rPr>
                <w:t>19.21 ± 2.91</w:t>
              </w:r>
            </w:ins>
          </w:p>
        </w:tc>
        <w:tc>
          <w:tcPr>
            <w:tcW w:w="1350" w:type="dxa"/>
            <w:shd w:val="clear" w:color="auto" w:fill="auto"/>
            <w:noWrap/>
            <w:vAlign w:val="bottom"/>
            <w:hideMark/>
          </w:tcPr>
          <w:p w14:paraId="3AB51EEC" w14:textId="77777777" w:rsidR="008D6EF9" w:rsidRPr="001E61A8" w:rsidRDefault="008D6EF9" w:rsidP="00AB1C54">
            <w:pPr>
              <w:spacing w:line="480" w:lineRule="auto"/>
              <w:rPr>
                <w:ins w:id="27" w:author="Alex" w:date="2015-11-24T11:32:00Z"/>
                <w:rFonts w:eastAsia="Times New Roman" w:cs="Times New Roman"/>
                <w:color w:val="000000"/>
              </w:rPr>
            </w:pPr>
            <w:ins w:id="28" w:author="Alex" w:date="2015-11-24T11:32:00Z">
              <w:r w:rsidRPr="001E61A8">
                <w:rPr>
                  <w:rFonts w:eastAsia="Times New Roman" w:cs="Times New Roman"/>
                  <w:color w:val="000000"/>
                </w:rPr>
                <w:t>154 ± 9</w:t>
              </w:r>
            </w:ins>
          </w:p>
        </w:tc>
        <w:tc>
          <w:tcPr>
            <w:tcW w:w="1080" w:type="dxa"/>
            <w:shd w:val="clear" w:color="auto" w:fill="auto"/>
            <w:noWrap/>
            <w:vAlign w:val="bottom"/>
            <w:hideMark/>
          </w:tcPr>
          <w:p w14:paraId="5170236B" w14:textId="77777777" w:rsidR="008D6EF9" w:rsidRPr="001E61A8" w:rsidRDefault="008D6EF9" w:rsidP="00AB1C54">
            <w:pPr>
              <w:spacing w:line="480" w:lineRule="auto"/>
              <w:rPr>
                <w:ins w:id="29" w:author="Alex" w:date="2015-11-24T11:32:00Z"/>
                <w:rFonts w:ascii="Cambria" w:eastAsia="Times New Roman" w:hAnsi="Cambria" w:cs="Times New Roman"/>
                <w:color w:val="000000"/>
              </w:rPr>
            </w:pPr>
          </w:p>
        </w:tc>
        <w:tc>
          <w:tcPr>
            <w:tcW w:w="2475" w:type="dxa"/>
            <w:shd w:val="clear" w:color="auto" w:fill="auto"/>
            <w:noWrap/>
            <w:vAlign w:val="bottom"/>
            <w:hideMark/>
          </w:tcPr>
          <w:p w14:paraId="560B97FC" w14:textId="77777777" w:rsidR="008D6EF9" w:rsidRPr="001E61A8" w:rsidRDefault="008D6EF9" w:rsidP="00AB1C54">
            <w:pPr>
              <w:spacing w:line="480" w:lineRule="auto"/>
              <w:rPr>
                <w:ins w:id="30" w:author="Alex" w:date="2015-11-24T11:32:00Z"/>
                <w:rFonts w:eastAsia="Times New Roman" w:cs="Times New Roman"/>
                <w:color w:val="000000"/>
              </w:rPr>
            </w:pPr>
            <w:ins w:id="31" w:author="Alex" w:date="2015-11-24T11:32:00Z">
              <w:r w:rsidRPr="001E61A8">
                <w:rPr>
                  <w:rFonts w:eastAsia="Times New Roman" w:cs="Times New Roman"/>
                  <w:color w:val="000000"/>
                </w:rPr>
                <w:t>7,998 ± 1,302</w:t>
              </w:r>
            </w:ins>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M323K</w:t>
            </w:r>
            <w:proofErr w:type="spellEnd"/>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W325A</w:t>
            </w:r>
            <w:proofErr w:type="spellEnd"/>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W325C</w:t>
            </w:r>
            <w:proofErr w:type="spellEnd"/>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W325H</w:t>
            </w:r>
            <w:proofErr w:type="spellEnd"/>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W325L</w:t>
            </w:r>
            <w:proofErr w:type="spellEnd"/>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P329W</w:t>
            </w:r>
            <w:proofErr w:type="spellEnd"/>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S331A</w:t>
            </w:r>
            <w:proofErr w:type="spellEnd"/>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K341A</w:t>
            </w:r>
            <w:proofErr w:type="spellEnd"/>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T352A</w:t>
            </w:r>
            <w:proofErr w:type="spellEnd"/>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E353A</w:t>
            </w:r>
            <w:proofErr w:type="spellEnd"/>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N354A</w:t>
            </w:r>
            <w:proofErr w:type="spellEnd"/>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G355A</w:t>
            </w:r>
            <w:proofErr w:type="spellEnd"/>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M358T</w:t>
            </w:r>
            <w:proofErr w:type="spellEnd"/>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H373R</w:t>
            </w:r>
            <w:proofErr w:type="spellEnd"/>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H379R</w:t>
            </w:r>
            <w:proofErr w:type="spellEnd"/>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W399A</w:t>
            </w:r>
            <w:proofErr w:type="spellEnd"/>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W399C</w:t>
            </w:r>
            <w:proofErr w:type="spellEnd"/>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W399G</w:t>
            </w:r>
            <w:proofErr w:type="spellEnd"/>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W399S</w:t>
            </w:r>
            <w:proofErr w:type="spellEnd"/>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S400A</w:t>
            </w:r>
            <w:proofErr w:type="spellEnd"/>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D403A</w:t>
            </w:r>
            <w:proofErr w:type="spellEnd"/>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N404A</w:t>
            </w:r>
            <w:proofErr w:type="spellEnd"/>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F405A</w:t>
            </w:r>
            <w:proofErr w:type="spellEnd"/>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E406A</w:t>
            </w:r>
            <w:proofErr w:type="spellEnd"/>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E406D</w:t>
            </w:r>
            <w:proofErr w:type="spellEnd"/>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rsidDel="00F1397E" w14:paraId="05DB4D6B" w14:textId="34382C16" w:rsidTr="00C07CB7">
        <w:trPr>
          <w:trHeight w:val="300"/>
          <w:del w:id="32" w:author="Alex" w:date="2015-11-24T11:33:00Z"/>
        </w:trPr>
        <w:tc>
          <w:tcPr>
            <w:tcW w:w="1095" w:type="dxa"/>
            <w:shd w:val="clear" w:color="auto" w:fill="auto"/>
            <w:noWrap/>
            <w:vAlign w:val="bottom"/>
            <w:hideMark/>
          </w:tcPr>
          <w:p w14:paraId="3D410BA2" w14:textId="41A3A637" w:rsidR="001B315C" w:rsidRPr="001E61A8" w:rsidDel="00F1397E" w:rsidRDefault="001B315C" w:rsidP="00C07CB7">
            <w:pPr>
              <w:spacing w:line="480" w:lineRule="auto"/>
              <w:rPr>
                <w:del w:id="33" w:author="Alex" w:date="2015-11-24T11:33:00Z"/>
                <w:rFonts w:eastAsia="Times New Roman" w:cs="Times New Roman"/>
                <w:color w:val="000000"/>
              </w:rPr>
            </w:pPr>
            <w:del w:id="34" w:author="Alex" w:date="2015-11-24T11:33:00Z">
              <w:r w:rsidRPr="001E61A8" w:rsidDel="00F1397E">
                <w:rPr>
                  <w:rFonts w:eastAsia="Times New Roman" w:cs="Times New Roman"/>
                  <w:color w:val="000000"/>
                </w:rPr>
                <w:delText>N407A</w:delText>
              </w:r>
            </w:del>
          </w:p>
        </w:tc>
        <w:tc>
          <w:tcPr>
            <w:tcW w:w="1080" w:type="dxa"/>
            <w:shd w:val="clear" w:color="auto" w:fill="auto"/>
            <w:noWrap/>
            <w:vAlign w:val="bottom"/>
            <w:hideMark/>
          </w:tcPr>
          <w:p w14:paraId="03682DB5" w14:textId="48BDF5CA" w:rsidR="001B315C" w:rsidRPr="001E61A8" w:rsidDel="00F1397E" w:rsidRDefault="001B315C" w:rsidP="00C07CB7">
            <w:pPr>
              <w:spacing w:line="480" w:lineRule="auto"/>
              <w:jc w:val="right"/>
              <w:rPr>
                <w:del w:id="35" w:author="Alex" w:date="2015-11-24T11:33:00Z"/>
                <w:rFonts w:ascii="Lucida Grande" w:eastAsia="Times New Roman" w:hAnsi="Lucida Grande" w:cs="Times New Roman"/>
                <w:color w:val="000000"/>
                <w:sz w:val="18"/>
                <w:szCs w:val="18"/>
              </w:rPr>
            </w:pPr>
            <w:del w:id="36" w:author="Alex" w:date="2015-11-24T11:33:00Z">
              <w:r w:rsidRPr="001E61A8" w:rsidDel="00F1397E">
                <w:rPr>
                  <w:rFonts w:eastAsia="Times New Roman" w:cs="Times New Roman"/>
                  <w:color w:val="000000"/>
                </w:rPr>
                <w:delText>1.12</w:delText>
              </w:r>
            </w:del>
          </w:p>
        </w:tc>
        <w:tc>
          <w:tcPr>
            <w:tcW w:w="900" w:type="dxa"/>
            <w:shd w:val="clear" w:color="auto" w:fill="auto"/>
            <w:noWrap/>
            <w:vAlign w:val="bottom"/>
            <w:hideMark/>
          </w:tcPr>
          <w:p w14:paraId="4EAE22CA" w14:textId="3A8B1462" w:rsidR="001B315C" w:rsidRPr="001E61A8" w:rsidDel="00F1397E" w:rsidRDefault="001B315C" w:rsidP="00C07CB7">
            <w:pPr>
              <w:spacing w:line="480" w:lineRule="auto"/>
              <w:rPr>
                <w:del w:id="37" w:author="Alex" w:date="2015-11-24T11:33:00Z"/>
                <w:rFonts w:ascii="Cambria" w:eastAsia="Times New Roman" w:hAnsi="Cambria" w:cs="Times New Roman"/>
                <w:color w:val="000000"/>
              </w:rPr>
            </w:pPr>
          </w:p>
        </w:tc>
        <w:tc>
          <w:tcPr>
            <w:tcW w:w="1710" w:type="dxa"/>
            <w:shd w:val="clear" w:color="auto" w:fill="auto"/>
            <w:noWrap/>
            <w:vAlign w:val="bottom"/>
            <w:hideMark/>
          </w:tcPr>
          <w:p w14:paraId="09797567" w14:textId="1BEC93E8" w:rsidR="001B315C" w:rsidRPr="001E61A8" w:rsidDel="00F1397E" w:rsidRDefault="001B315C" w:rsidP="00C07CB7">
            <w:pPr>
              <w:spacing w:line="480" w:lineRule="auto"/>
              <w:rPr>
                <w:del w:id="38" w:author="Alex" w:date="2015-11-24T11:33:00Z"/>
                <w:rFonts w:eastAsia="Times New Roman" w:cs="Times New Roman"/>
                <w:color w:val="000000"/>
              </w:rPr>
            </w:pPr>
            <w:del w:id="39" w:author="Alex" w:date="2015-11-24T11:33:00Z">
              <w:r w:rsidRPr="001E61A8" w:rsidDel="00F1397E">
                <w:rPr>
                  <w:rFonts w:eastAsia="Times New Roman" w:cs="Times New Roman"/>
                  <w:color w:val="000000"/>
                </w:rPr>
                <w:delText>11.09 ± 0.64</w:delText>
              </w:r>
            </w:del>
          </w:p>
        </w:tc>
        <w:tc>
          <w:tcPr>
            <w:tcW w:w="1350" w:type="dxa"/>
            <w:shd w:val="clear" w:color="auto" w:fill="auto"/>
            <w:noWrap/>
            <w:vAlign w:val="bottom"/>
            <w:hideMark/>
          </w:tcPr>
          <w:p w14:paraId="1399B7FA" w14:textId="4A3B9FEE" w:rsidR="001B315C" w:rsidRPr="001E61A8" w:rsidDel="00F1397E" w:rsidRDefault="001B315C" w:rsidP="00C07CB7">
            <w:pPr>
              <w:spacing w:line="480" w:lineRule="auto"/>
              <w:rPr>
                <w:del w:id="40" w:author="Alex" w:date="2015-11-24T11:33:00Z"/>
                <w:rFonts w:eastAsia="Times New Roman" w:cs="Times New Roman"/>
                <w:color w:val="000000"/>
              </w:rPr>
            </w:pPr>
            <w:del w:id="41" w:author="Alex" w:date="2015-11-24T11:33:00Z">
              <w:r w:rsidRPr="001E61A8" w:rsidDel="00F1397E">
                <w:rPr>
                  <w:rFonts w:eastAsia="Times New Roman" w:cs="Times New Roman"/>
                  <w:color w:val="000000"/>
                </w:rPr>
                <w:delText>50 ± 1</w:delText>
              </w:r>
            </w:del>
          </w:p>
        </w:tc>
        <w:tc>
          <w:tcPr>
            <w:tcW w:w="1080" w:type="dxa"/>
            <w:shd w:val="clear" w:color="auto" w:fill="auto"/>
            <w:noWrap/>
            <w:vAlign w:val="bottom"/>
            <w:hideMark/>
          </w:tcPr>
          <w:p w14:paraId="0B33B735" w14:textId="6C735A8E" w:rsidR="001B315C" w:rsidRPr="001E61A8" w:rsidDel="00F1397E" w:rsidRDefault="001B315C" w:rsidP="00C07CB7">
            <w:pPr>
              <w:spacing w:line="480" w:lineRule="auto"/>
              <w:rPr>
                <w:del w:id="42" w:author="Alex" w:date="2015-11-24T11:33:00Z"/>
                <w:rFonts w:ascii="Cambria" w:eastAsia="Times New Roman" w:hAnsi="Cambria" w:cs="Times New Roman"/>
                <w:color w:val="000000"/>
              </w:rPr>
            </w:pPr>
          </w:p>
        </w:tc>
        <w:tc>
          <w:tcPr>
            <w:tcW w:w="2475" w:type="dxa"/>
            <w:shd w:val="clear" w:color="auto" w:fill="auto"/>
            <w:noWrap/>
            <w:vAlign w:val="bottom"/>
            <w:hideMark/>
          </w:tcPr>
          <w:p w14:paraId="5A08275F" w14:textId="001EAF4F" w:rsidR="001B315C" w:rsidRPr="001E61A8" w:rsidDel="00F1397E" w:rsidRDefault="001B315C" w:rsidP="00C07CB7">
            <w:pPr>
              <w:spacing w:line="480" w:lineRule="auto"/>
              <w:rPr>
                <w:del w:id="43" w:author="Alex" w:date="2015-11-24T11:33:00Z"/>
                <w:rFonts w:eastAsia="Times New Roman" w:cs="Times New Roman"/>
                <w:color w:val="000000"/>
              </w:rPr>
            </w:pPr>
            <w:del w:id="44" w:author="Alex" w:date="2015-11-24T11:33:00Z">
              <w:r w:rsidRPr="001E61A8" w:rsidDel="00F1397E">
                <w:rPr>
                  <w:rFonts w:eastAsia="Times New Roman" w:cs="Times New Roman"/>
                  <w:color w:val="000000"/>
                </w:rPr>
                <w:delText>4,464 ± 273</w:delText>
              </w:r>
            </w:del>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W407A</w:t>
            </w:r>
            <w:proofErr w:type="spellEnd"/>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W407G</w:t>
            </w:r>
            <w:proofErr w:type="spellEnd"/>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W407Q</w:t>
            </w:r>
            <w:proofErr w:type="spellEnd"/>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W407R</w:t>
            </w:r>
            <w:proofErr w:type="spellEnd"/>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W409A</w:t>
            </w:r>
            <w:proofErr w:type="spellEnd"/>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K413A</w:t>
            </w:r>
            <w:proofErr w:type="spellEnd"/>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F415A</w:t>
            </w:r>
            <w:proofErr w:type="spellEnd"/>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proofErr w:type="spellStart"/>
            <w:r w:rsidRPr="001E61A8">
              <w:rPr>
                <w:rFonts w:eastAsia="Times New Roman" w:cs="Times New Roman"/>
                <w:color w:val="000000"/>
              </w:rPr>
              <w:t>E423S</w:t>
            </w:r>
            <w:proofErr w:type="spellEnd"/>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w:t>
      </w:r>
      <w:proofErr w:type="spellStart"/>
      <w:r w:rsidR="00D400F8">
        <w:t>aborbance</w:t>
      </w:r>
      <w:proofErr w:type="spellEnd"/>
      <w:r w:rsidR="00D400F8">
        <w:t xml:space="preserve"> at 260 and 280 nm (3) </w:t>
      </w:r>
      <w:r w:rsidR="00E27AD8">
        <w:t>protein yield as</w:t>
      </w:r>
      <w:r w:rsidR="00D400F8">
        <w:t xml:space="preserve"> assessed by </w:t>
      </w:r>
      <w:proofErr w:type="spellStart"/>
      <w:r w:rsidR="00D400F8">
        <w:t>SDS</w:t>
      </w:r>
      <w:proofErr w:type="spellEnd"/>
      <w:r w:rsidR="00D400F8">
        <w:t xml:space="preserve">-PAGE (4, 5, 6, 7) kinetic constants and nonlinear regression analysis for each of </w:t>
      </w:r>
      <w:proofErr w:type="spellStart"/>
      <w:r w:rsidR="00D400F8" w:rsidRPr="00C07CB7">
        <w:rPr>
          <w:i/>
        </w:rPr>
        <w:t>k</w:t>
      </w:r>
      <w:r w:rsidR="00D400F8" w:rsidRPr="00C07CB7">
        <w:rPr>
          <w:vertAlign w:val="subscript"/>
        </w:rPr>
        <w:t>cat</w:t>
      </w:r>
      <w:proofErr w:type="spellEnd"/>
      <w:r w:rsidR="00D400F8">
        <w:t>, K</w:t>
      </w:r>
      <w:r w:rsidR="00D400F8" w:rsidRPr="00C07CB7">
        <w:rPr>
          <w:vertAlign w:val="subscript"/>
        </w:rPr>
        <w:t>M</w:t>
      </w:r>
      <w:r w:rsidR="00D400F8">
        <w:t xml:space="preserve">, KI, and </w:t>
      </w:r>
      <w:proofErr w:type="spellStart"/>
      <w:r w:rsidR="00EF289C" w:rsidRPr="00111898">
        <w:rPr>
          <w:i/>
        </w:rPr>
        <w:t>k</w:t>
      </w:r>
      <w:r w:rsidR="00EF289C" w:rsidRPr="00111898">
        <w:rPr>
          <w:vertAlign w:val="subscript"/>
        </w:rPr>
        <w:t>cat</w:t>
      </w:r>
      <w:proofErr w:type="spellEnd"/>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PCC</w:t>
            </w:r>
            <w:proofErr w:type="spellEnd"/>
            <w:r w:rsidRPr="001E61A8">
              <w:rPr>
                <w:rFonts w:eastAsia="宋体" w:cs="Times New Roman"/>
                <w:b/>
              </w:rPr>
              <w:t xml:space="preserve"> (</w:t>
            </w:r>
            <w:proofErr w:type="spellStart"/>
            <w:r w:rsidRPr="001E61A8">
              <w:rPr>
                <w:rFonts w:eastAsia="宋体" w:cs="Times New Roman"/>
                <w:b/>
              </w:rPr>
              <w:t>Kcat</w:t>
            </w:r>
            <w:proofErr w:type="spellEnd"/>
            <w:r w:rsidRPr="001E61A8">
              <w:rPr>
                <w:rFonts w:eastAsia="宋体" w:cs="Times New Roman"/>
                <w:b/>
              </w:rPr>
              <w: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SRC</w:t>
            </w:r>
            <w:proofErr w:type="spellEnd"/>
            <w:r w:rsidRPr="001E61A8">
              <w:rPr>
                <w:rFonts w:eastAsia="宋体" w:cs="Times New Roman"/>
                <w:b/>
              </w:rPr>
              <w:t xml:space="preserve"> (</w:t>
            </w:r>
            <w:proofErr w:type="spellStart"/>
            <w:r w:rsidRPr="001E61A8">
              <w:rPr>
                <w:rFonts w:eastAsia="宋体" w:cs="Times New Roman"/>
                <w:b/>
              </w:rPr>
              <w:t>Kcat</w:t>
            </w:r>
            <w:proofErr w:type="spellEnd"/>
            <w:r w:rsidRPr="001E61A8">
              <w:rPr>
                <w:rFonts w:eastAsia="宋体" w:cs="Times New Roman"/>
                <w:b/>
              </w:rPr>
              <w: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PCC</w:t>
            </w:r>
            <w:proofErr w:type="spellEnd"/>
            <w:r w:rsidRPr="001E61A8">
              <w:rPr>
                <w:rFonts w:eastAsia="宋体" w:cs="Times New Roman"/>
                <w:b/>
              </w:rPr>
              <w:t xml:space="preserve">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SRC</w:t>
            </w:r>
            <w:proofErr w:type="spellEnd"/>
            <w:r w:rsidRPr="001E61A8">
              <w:rPr>
                <w:rFonts w:eastAsia="宋体" w:cs="Times New Roman"/>
                <w:b/>
              </w:rPr>
              <w:t xml:space="preserve">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PCC</w:t>
            </w:r>
            <w:proofErr w:type="spellEnd"/>
            <w:r w:rsidRPr="001E61A8">
              <w:rPr>
                <w:rFonts w:eastAsia="宋体" w:cs="Times New Roman"/>
                <w:b/>
              </w:rPr>
              <w:t xml:space="preserve"> (</w:t>
            </w:r>
            <w:proofErr w:type="spellStart"/>
            <w:r w:rsidRPr="001E61A8">
              <w:rPr>
                <w:rFonts w:eastAsia="宋体" w:cs="Times New Roman"/>
                <w:b/>
              </w:rPr>
              <w:t>K</w:t>
            </w:r>
            <w:r w:rsidRPr="001E61A8">
              <w:rPr>
                <w:rFonts w:eastAsia="宋体" w:cs="Times New Roman"/>
                <w:b/>
                <w:vertAlign w:val="subscript"/>
              </w:rPr>
              <w:t>cat</w:t>
            </w:r>
            <w:proofErr w:type="spellEnd"/>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proofErr w:type="spellStart"/>
            <w:r w:rsidRPr="001E61A8">
              <w:rPr>
                <w:rFonts w:eastAsia="宋体" w:cs="Times New Roman"/>
                <w:b/>
              </w:rPr>
              <w:t>SRC</w:t>
            </w:r>
            <w:proofErr w:type="spellEnd"/>
            <w:r w:rsidRPr="001E61A8">
              <w:rPr>
                <w:rFonts w:eastAsia="宋体" w:cs="Times New Roman"/>
                <w:b/>
              </w:rPr>
              <w:t xml:space="preserve"> (</w:t>
            </w:r>
            <w:proofErr w:type="spellStart"/>
            <w:r w:rsidRPr="001E61A8">
              <w:rPr>
                <w:rFonts w:eastAsia="宋体" w:cs="Times New Roman"/>
                <w:b/>
              </w:rPr>
              <w:t>K</w:t>
            </w:r>
            <w:r w:rsidRPr="001E61A8">
              <w:rPr>
                <w:rFonts w:eastAsia="宋体" w:cs="Times New Roman"/>
                <w:b/>
                <w:vertAlign w:val="subscript"/>
              </w:rPr>
              <w:t>cat</w:t>
            </w:r>
            <w:proofErr w:type="spellEnd"/>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all_cst</w:t>
            </w:r>
            <w:proofErr w:type="spellEnd"/>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fa_rep</w:t>
            </w:r>
            <w:proofErr w:type="spellEnd"/>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hbond_sc</w:t>
            </w:r>
            <w:proofErr w:type="spellEnd"/>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SR_1_all_cst</w:t>
            </w:r>
            <w:proofErr w:type="spellEnd"/>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SR_1_burunsat_pm</w:t>
            </w:r>
            <w:proofErr w:type="spellEnd"/>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SR_1_fa_rep</w:t>
            </w:r>
            <w:proofErr w:type="spellEnd"/>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SR_1_hbond_pm</w:t>
            </w:r>
            <w:proofErr w:type="spellEnd"/>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SR_1_hbond_sc</w:t>
            </w:r>
            <w:proofErr w:type="spellEnd"/>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SR_1_nlpstat_pm</w:t>
            </w:r>
            <w:proofErr w:type="spellEnd"/>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SR_1_pstat_pm</w:t>
            </w:r>
            <w:proofErr w:type="spellEnd"/>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SR_1_total_score</w:t>
            </w:r>
            <w:proofErr w:type="spellEnd"/>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SR_2_all_cst</w:t>
            </w:r>
            <w:proofErr w:type="spellEnd"/>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SR_2_burunsat_pm</w:t>
            </w:r>
            <w:proofErr w:type="spellEnd"/>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SR_2_fa_rep</w:t>
            </w:r>
            <w:proofErr w:type="spellEnd"/>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SR_2_hbond_pm</w:t>
            </w:r>
            <w:proofErr w:type="spellEnd"/>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SR_2_hbond_sc</w:t>
            </w:r>
            <w:proofErr w:type="spellEnd"/>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SR_2_nlpstat_pm</w:t>
            </w:r>
            <w:proofErr w:type="spellEnd"/>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SR_2_pstat_pm</w:t>
            </w:r>
            <w:proofErr w:type="spellEnd"/>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SR_2_total_score</w:t>
            </w:r>
            <w:proofErr w:type="spellEnd"/>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SR_3_all_cst</w:t>
            </w:r>
            <w:proofErr w:type="spellEnd"/>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SR_3_burunsat_pm</w:t>
            </w:r>
            <w:proofErr w:type="spellEnd"/>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SR_3_fa_rep</w:t>
            </w:r>
            <w:proofErr w:type="spellEnd"/>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SR_3_hbond_pm</w:t>
            </w:r>
            <w:proofErr w:type="spellEnd"/>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SR_3_hbond_sc</w:t>
            </w:r>
            <w:proofErr w:type="spellEnd"/>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SR_3_nlpstat_pm</w:t>
            </w:r>
            <w:proofErr w:type="spellEnd"/>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SR_3_pstat_pm</w:t>
            </w:r>
            <w:proofErr w:type="spellEnd"/>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SR_3_total_score</w:t>
            </w:r>
            <w:proofErr w:type="spellEnd"/>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SR_4_all_cst</w:t>
            </w:r>
            <w:proofErr w:type="spellEnd"/>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SR_4_burunsat_pm</w:t>
            </w:r>
            <w:proofErr w:type="spellEnd"/>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SR_4_fa_rep</w:t>
            </w:r>
            <w:proofErr w:type="spellEnd"/>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SR_4_hbond_pm</w:t>
            </w:r>
            <w:proofErr w:type="spellEnd"/>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SR_4_hbond_sc</w:t>
            </w:r>
            <w:proofErr w:type="spellEnd"/>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SR_4_nlpstat_pm</w:t>
            </w:r>
            <w:proofErr w:type="spellEnd"/>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SR_4_pstat_pm</w:t>
            </w:r>
            <w:proofErr w:type="spellEnd"/>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SR_4_total_score</w:t>
            </w:r>
            <w:proofErr w:type="spellEnd"/>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SR_5_all_cst</w:t>
            </w:r>
            <w:proofErr w:type="spellEnd"/>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SR_5_burunsat_pm</w:t>
            </w:r>
            <w:proofErr w:type="spellEnd"/>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SR_5_dsasa_1_2</w:t>
            </w:r>
            <w:proofErr w:type="spellEnd"/>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SR_5_fa_rep</w:t>
            </w:r>
            <w:proofErr w:type="spellEnd"/>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SR_5_hbond_pm</w:t>
            </w:r>
            <w:proofErr w:type="spellEnd"/>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SR_5_hbond_sc</w:t>
            </w:r>
            <w:proofErr w:type="spellEnd"/>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SR_5_interf_E_1_2</w:t>
            </w:r>
            <w:proofErr w:type="spellEnd"/>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SR_5_total_score</w:t>
            </w:r>
            <w:proofErr w:type="spellEnd"/>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tot_burunsat_pm</w:t>
            </w:r>
            <w:proofErr w:type="spellEnd"/>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proofErr w:type="spellStart"/>
            <w:r w:rsidRPr="001E61A8">
              <w:rPr>
                <w:rFonts w:eastAsia="宋体" w:cs="Times New Roman"/>
              </w:rPr>
              <w:t>tot_hbond_pm</w:t>
            </w:r>
            <w:proofErr w:type="spellEnd"/>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tot_NLconts_pm</w:t>
            </w:r>
            <w:proofErr w:type="spellEnd"/>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tot_nlpstat_pm</w:t>
            </w:r>
            <w:proofErr w:type="spellEnd"/>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tot_nlsurfaceE_pm</w:t>
            </w:r>
            <w:proofErr w:type="spellEnd"/>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tot_pstat_pm</w:t>
            </w:r>
            <w:proofErr w:type="spellEnd"/>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tot_seq_recovery</w:t>
            </w:r>
            <w:proofErr w:type="spellEnd"/>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tot_total_charge</w:t>
            </w:r>
            <w:proofErr w:type="spellEnd"/>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tot_total_neg_charges</w:t>
            </w:r>
            <w:proofErr w:type="spellEnd"/>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tot_total_pos_charges</w:t>
            </w:r>
            <w:proofErr w:type="spellEnd"/>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proofErr w:type="spellStart"/>
            <w:r w:rsidRPr="001E61A8">
              <w:rPr>
                <w:rFonts w:eastAsia="宋体" w:cs="Times New Roman"/>
              </w:rPr>
              <w:t>total_score</w:t>
            </w:r>
            <w:proofErr w:type="spellEnd"/>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r w:rsidRPr="001E61A8">
        <w:rPr>
          <w:b/>
        </w:rPr>
        <w:t xml:space="preserve">Supplemental Table 2. </w:t>
      </w:r>
      <w:r>
        <w:rPr>
          <w:b/>
        </w:rPr>
        <w:t xml:space="preserve">Correlations between individual structural features and each of </w:t>
      </w:r>
      <w:proofErr w:type="spellStart"/>
      <w:r w:rsidR="00913A25" w:rsidRPr="00C07CB7">
        <w:rPr>
          <w:b/>
          <w:i/>
        </w:rPr>
        <w:t>k</w:t>
      </w:r>
      <w:r w:rsidR="00913A25" w:rsidRPr="00C07CB7">
        <w:rPr>
          <w:b/>
          <w:vertAlign w:val="subscript"/>
        </w:rPr>
        <w:t>cat</w:t>
      </w:r>
      <w:proofErr w:type="spellEnd"/>
      <w:r>
        <w:rPr>
          <w:b/>
        </w:rPr>
        <w:t>, K</w:t>
      </w:r>
      <w:r w:rsidRPr="00C07CB7">
        <w:rPr>
          <w:b/>
          <w:vertAlign w:val="subscript"/>
        </w:rPr>
        <w:t>M</w:t>
      </w:r>
      <w:r>
        <w:rPr>
          <w:b/>
        </w:rPr>
        <w:t xml:space="preserve">, and </w:t>
      </w:r>
      <w:proofErr w:type="spellStart"/>
      <w:r w:rsidRPr="00C07CB7">
        <w:rPr>
          <w:b/>
          <w:i/>
        </w:rPr>
        <w:t>k</w:t>
      </w:r>
      <w:r w:rsidRPr="00C07CB7">
        <w:rPr>
          <w:b/>
          <w:vertAlign w:val="subscript"/>
        </w:rPr>
        <w:t>cat</w:t>
      </w:r>
      <w:proofErr w:type="spellEnd"/>
      <w:r>
        <w:rPr>
          <w:b/>
        </w:rPr>
        <w:t>/K</w:t>
      </w:r>
      <w:r w:rsidRPr="00C07CB7">
        <w:rPr>
          <w:b/>
          <w:vertAlign w:val="subscript"/>
        </w:rPr>
        <w:t>M</w:t>
      </w:r>
      <w:r>
        <w:rPr>
          <w:b/>
        </w:rPr>
        <w:t xml:space="preserve">. </w:t>
      </w:r>
      <w:proofErr w:type="spellStart"/>
      <w:r w:rsidRPr="000F4A4C">
        <w:t>PCC</w:t>
      </w:r>
      <w:proofErr w:type="spellEnd"/>
      <w:r w:rsidRPr="000F4A4C">
        <w:t xml:space="preserve"> and </w:t>
      </w:r>
      <w:proofErr w:type="spellStart"/>
      <w:r w:rsidRPr="000F4A4C">
        <w:t>SRC</w:t>
      </w:r>
      <w:proofErr w:type="spellEnd"/>
      <w:r w:rsidRPr="000F4A4C">
        <w:t xml:space="preserve"> values for each individual str</w:t>
      </w:r>
      <w:r w:rsidR="0059175F">
        <w:t>uctural feature, given by Rosetta short name. For explanation of eac</w:t>
      </w:r>
      <w:r w:rsidR="000E0F9B">
        <w:t xml:space="preserve">h short name, see main text and </w:t>
      </w:r>
      <w:proofErr w:type="spellStart"/>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proofErr w:type="spellEnd"/>
      <w:r w:rsidR="00F76651">
        <w:fldChar w:fldCharType="end"/>
      </w:r>
      <w:r w:rsidR="0059175F">
        <w:t xml:space="preserve"> </w:t>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7">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8">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9">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0">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1">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2">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3">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4">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5">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6">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7">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8">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9">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0">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w:t>
      </w:r>
      <w:proofErr w:type="spellStart"/>
      <w:r w:rsidRPr="001E61A8">
        <w:rPr>
          <w:b/>
        </w:rPr>
        <w:t>SDS</w:t>
      </w:r>
      <w:proofErr w:type="spellEnd"/>
      <w:r w:rsidRPr="001E61A8">
        <w:rPr>
          <w:b/>
        </w:rPr>
        <w:t xml:space="preserve">-PAGE images for </w:t>
      </w:r>
      <w:r w:rsidR="007601F4">
        <w:rPr>
          <w:b/>
        </w:rPr>
        <w:t>119</w:t>
      </w:r>
      <w:r w:rsidRPr="001E61A8">
        <w:rPr>
          <w:b/>
        </w:rPr>
        <w:t xml:space="preserve"> </w:t>
      </w:r>
      <w:r w:rsidR="007601F4">
        <w:rPr>
          <w:b/>
        </w:rPr>
        <w:t>variants of BglB</w:t>
      </w:r>
      <w:r w:rsidRPr="001E61A8">
        <w:rPr>
          <w:b/>
        </w:rPr>
        <w:t>.</w:t>
      </w:r>
      <w:r w:rsidRPr="001E61A8">
        <w:t xml:space="preserve"> </w:t>
      </w:r>
      <w:proofErr w:type="spellStart"/>
      <w:r w:rsidRPr="001E61A8">
        <w:t>SDS</w:t>
      </w:r>
      <w:proofErr w:type="spellEnd"/>
      <w:r w:rsidRPr="001E61A8">
        <w:t xml:space="preserve">-PAGE gels showing </w:t>
      </w:r>
      <w:r w:rsidR="007601F4">
        <w:t xml:space="preserve">all proteins used in this study, including replicates of wild type assayed with each batch of mutants. </w:t>
      </w:r>
      <w:r w:rsidR="003C5006">
        <w:t xml:space="preserve">Gels were stained overnight with </w:t>
      </w:r>
      <w:proofErr w:type="spellStart"/>
      <w:r w:rsidR="003C5006">
        <w:t>Coomassie</w:t>
      </w:r>
      <w:proofErr w:type="spellEnd"/>
      <w:r w:rsidR="003C5006">
        <w:t xml:space="preserve"> Blue. </w:t>
      </w:r>
      <w:r w:rsidRPr="001E61A8">
        <w:t xml:space="preserve">Protein ladder used was </w:t>
      </w:r>
      <w:proofErr w:type="spellStart"/>
      <w:r w:rsidRPr="001E61A8">
        <w:t>SeeBlue</w:t>
      </w:r>
      <w:proofErr w:type="spellEnd"/>
      <w:r w:rsidRPr="001E61A8">
        <w:t xml:space="preserve">® </w:t>
      </w:r>
      <w:proofErr w:type="spellStart"/>
      <w:r w:rsidRPr="001E61A8">
        <w:t>Plus2</w:t>
      </w:r>
      <w:proofErr w:type="spellEnd"/>
      <w:r w:rsidRPr="001E61A8">
        <w:t xml:space="preserve"> Pre-stained Protein Standard (Life Technologies)</w:t>
      </w:r>
      <w:r w:rsidR="003C5006">
        <w:t xml:space="preserve">. Gels were imaged on a </w:t>
      </w:r>
      <w:proofErr w:type="spellStart"/>
      <w:r w:rsidR="003C5006">
        <w:t>BioRad</w:t>
      </w:r>
      <w:proofErr w:type="spellEnd"/>
      <w:r w:rsidR="003C5006">
        <w:t xml:space="preserve"> Gel Doc </w:t>
      </w:r>
      <w:proofErr w:type="spellStart"/>
      <w:r w:rsidR="003C5006">
        <w:t>EZ</w:t>
      </w:r>
      <w:proofErr w:type="spellEnd"/>
      <w:r w:rsidR="003C5006">
        <w:t xml:space="preserve">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1">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w:t>
      </w:r>
      <w:proofErr w:type="spellStart"/>
      <w:r w:rsidR="00784E98" w:rsidRPr="001E61A8">
        <w:rPr>
          <w:b/>
        </w:rPr>
        <w:t>Q19A</w:t>
      </w:r>
      <w:proofErr w:type="spellEnd"/>
      <w:r w:rsidR="00784E98" w:rsidRPr="001E61A8">
        <w:rPr>
          <w:b/>
        </w:rPr>
        <w:t xml:space="preserve">, </w:t>
      </w:r>
      <w:proofErr w:type="spellStart"/>
      <w:r w:rsidR="00784E98" w:rsidRPr="001E61A8">
        <w:rPr>
          <w:b/>
        </w:rPr>
        <w:t>R240A</w:t>
      </w:r>
      <w:proofErr w:type="spellEnd"/>
      <w:r w:rsidR="00784E98" w:rsidRPr="001E61A8">
        <w:rPr>
          <w:b/>
        </w:rPr>
        <w:t xml:space="preserve">,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 xml:space="preserve">stabilize an alternate conformation of </w:t>
      </w:r>
      <w:proofErr w:type="spellStart"/>
      <w:r w:rsidR="006033CD">
        <w:t>E222A</w:t>
      </w:r>
      <w:proofErr w:type="spellEnd"/>
      <w:r w:rsidR="006033CD">
        <w:t>, bringing the carboxylate group to 4.2 Å of the substrate's nitro group. D</w:t>
      </w:r>
      <w:r w:rsidRPr="001E61A8">
        <w:t>istances and between the substrate, </w:t>
      </w:r>
      <w:r w:rsidRPr="001E61A8">
        <w:rPr>
          <w:i/>
        </w:rPr>
        <w:t>p</w:t>
      </w:r>
      <w:r w:rsidRPr="001E61A8">
        <w:t>-</w:t>
      </w:r>
      <w:proofErr w:type="spellStart"/>
      <w:r w:rsidRPr="001E61A8">
        <w:t>nitrophenyl</w:t>
      </w:r>
      <w:proofErr w:type="spellEnd"/>
      <w:r w:rsidRPr="001E61A8">
        <w:t>-ß-D-</w:t>
      </w:r>
      <w:proofErr w:type="spellStart"/>
      <w:r w:rsidRPr="001E61A8">
        <w:t>glucoside</w:t>
      </w:r>
      <w:proofErr w:type="spellEnd"/>
      <w:r w:rsidRPr="001E61A8">
        <w:t>,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w:t>
      </w:r>
      <w:proofErr w:type="spellStart"/>
      <w:r w:rsidRPr="001E61A8">
        <w:t>Michaelis-Menten</w:t>
      </w:r>
      <w:proofErr w:type="spellEnd"/>
      <w:r w:rsidRPr="001E61A8">
        <w:t xml:space="preserve">, </w:t>
      </w:r>
      <w:proofErr w:type="spellStart"/>
      <w:r w:rsidRPr="001E61A8">
        <w:t>Michaelis-Menten</w:t>
      </w:r>
      <w:proofErr w:type="spellEnd"/>
      <w:r w:rsidRPr="001E61A8">
        <w:t xml:space="preserve"> with substrate inhibition, or linear fit for each </w:t>
      </w:r>
      <w:r w:rsidR="002A4034">
        <w:t xml:space="preserve">of 102 </w:t>
      </w:r>
      <w:r w:rsidRPr="001E61A8">
        <w:t>mutant</w:t>
      </w:r>
      <w:r w:rsidR="002A4034">
        <w:t>s</w:t>
      </w:r>
      <w:r w:rsidRPr="001E61A8">
        <w:t>.</w:t>
      </w:r>
      <w:r w:rsidR="000C706D">
        <w:t xml:space="preserve"> </w:t>
      </w:r>
      <w:r w:rsidR="00A24342">
        <w:t xml:space="preserve">For each mutant, 8 observed rates (in triplicate) were fit to the </w:t>
      </w:r>
      <w:proofErr w:type="spellStart"/>
      <w:r w:rsidR="00A24342">
        <w:t>Michaelis-Menten</w:t>
      </w:r>
      <w:proofErr w:type="spellEnd"/>
      <w:r w:rsidR="00A24342">
        <w:t xml:space="preserve"> equation using </w:t>
      </w:r>
      <w:proofErr w:type="spellStart"/>
      <w:r w:rsidR="00A24342">
        <w:t>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proofErr w:type="spellEnd"/>
      <w:r w:rsidR="00A24342">
        <w:fldChar w:fldCharType="end"/>
      </w:r>
      <w:r w:rsidR="00A24342">
        <w:t xml:space="preserve"> and plots were generated using </w:t>
      </w:r>
      <w:proofErr w:type="spellStart"/>
      <w:r w:rsidR="00A24342">
        <w:t>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proofErr w:type="spellEnd"/>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proofErr w:type="spellStart"/>
      <w:r w:rsidR="00940D08" w:rsidRPr="00111898">
        <w:rPr>
          <w:i/>
        </w:rPr>
        <w:t>k</w:t>
      </w:r>
      <w:r w:rsidR="00940D08" w:rsidRPr="00111898">
        <w:rPr>
          <w:vertAlign w:val="subscript"/>
        </w:rPr>
        <w:t>cat</w:t>
      </w:r>
      <w:proofErr w:type="spellEnd"/>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proofErr w:type="spellStart"/>
      <w:r w:rsidR="002A4034" w:rsidRPr="00C07CB7">
        <w:rPr>
          <w:i/>
        </w:rPr>
        <w:t>k</w:t>
      </w:r>
      <w:r w:rsidR="002A4034" w:rsidRPr="00C07CB7">
        <w:rPr>
          <w:vertAlign w:val="subscript"/>
        </w:rPr>
        <w:t>cat</w:t>
      </w:r>
      <w:proofErr w:type="spellEnd"/>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trPr>
        <w:tc>
          <w:tcPr>
            <w:tcW w:w="1595" w:type="dxa"/>
            <w:tcBorders>
              <w:top w:val="nil"/>
              <w:left w:val="nil"/>
              <w:bottom w:val="nil"/>
              <w:right w:val="nil"/>
            </w:tcBorders>
            <w:shd w:val="clear" w:color="auto" w:fill="auto"/>
            <w:noWrap/>
            <w:vAlign w:val="bottom"/>
            <w:hideMark/>
          </w:tcPr>
          <w:p w14:paraId="10C4FA95" w14:textId="358C3D37" w:rsidR="00440092" w:rsidRPr="007B199A" w:rsidRDefault="00440092">
            <w:pPr>
              <w:rPr>
                <w:b/>
              </w:rPr>
            </w:pPr>
            <w:proofErr w:type="spellStart"/>
            <w:r w:rsidRPr="007B199A">
              <w:rPr>
                <w:b/>
                <w:i/>
              </w:rPr>
              <w:t>k</w:t>
            </w:r>
            <w:r w:rsidRPr="007B199A">
              <w:rPr>
                <w:b/>
                <w:vertAlign w:val="subscript"/>
              </w:rPr>
              <w:t>cat</w:t>
            </w:r>
            <w:proofErr w:type="spellEnd"/>
            <w:r w:rsidRPr="007B199A">
              <w:rPr>
                <w:b/>
              </w:rPr>
              <w:t>/K</w:t>
            </w:r>
            <w:r w:rsidRPr="007B199A">
              <w:rPr>
                <w:b/>
                <w:vertAlign w:val="subscript"/>
              </w:rPr>
              <w:t>M</w:t>
            </w:r>
          </w:p>
        </w:tc>
        <w:tc>
          <w:tcPr>
            <w:tcW w:w="1300" w:type="dxa"/>
            <w:tcBorders>
              <w:top w:val="nil"/>
              <w:left w:val="nil"/>
              <w:bottom w:val="nil"/>
              <w:right w:val="nil"/>
            </w:tcBorders>
            <w:shd w:val="clear" w:color="auto" w:fill="auto"/>
            <w:noWrap/>
            <w:vAlign w:val="bottom"/>
            <w:hideMark/>
          </w:tcPr>
          <w:p w14:paraId="6FCDF301" w14:textId="229AF50F" w:rsidR="00440092" w:rsidRPr="007B199A" w:rsidRDefault="00440092">
            <w:pPr>
              <w:rPr>
                <w:b/>
              </w:rPr>
            </w:pPr>
            <w:r w:rsidRPr="007B199A">
              <w:rPr>
                <w:b/>
              </w:rPr>
              <w:t>Mutant</w:t>
            </w:r>
          </w:p>
        </w:tc>
        <w:tc>
          <w:tcPr>
            <w:tcW w:w="1580" w:type="dxa"/>
            <w:tcBorders>
              <w:top w:val="nil"/>
              <w:left w:val="nil"/>
              <w:bottom w:val="nil"/>
              <w:right w:val="nil"/>
            </w:tcBorders>
            <w:shd w:val="clear" w:color="auto" w:fill="auto"/>
            <w:noWrap/>
            <w:vAlign w:val="bottom"/>
            <w:hideMark/>
          </w:tcPr>
          <w:p w14:paraId="4AF05523" w14:textId="56294734" w:rsidR="00440092" w:rsidRPr="007B199A" w:rsidRDefault="00440092">
            <w:pPr>
              <w:rPr>
                <w:b/>
              </w:rPr>
            </w:pPr>
            <w:r w:rsidRPr="007B199A">
              <w:rPr>
                <w:b/>
              </w:rPr>
              <w:t>Conservation (%)</w:t>
            </w:r>
          </w:p>
        </w:tc>
      </w:tr>
      <w:tr w:rsidR="00440092" w:rsidRPr="00440092" w14:paraId="6E155066" w14:textId="77777777" w:rsidTr="00440092">
        <w:trPr>
          <w:trHeight w:val="300"/>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rsidP="007B199A">
            <w:pPr>
              <w:rPr>
                <w:rFonts w:ascii="Lucida Grande" w:hAnsi="Lucida Grande" w:cs="Lucida Grande"/>
                <w:sz w:val="18"/>
                <w:szCs w:val="18"/>
              </w:rPr>
            </w:pPr>
            <w:r w:rsidRPr="00440092">
              <w:t>0.52</w:t>
            </w:r>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proofErr w:type="spellStart"/>
            <w:r w:rsidRPr="00440092">
              <w:t>R240A</w:t>
            </w:r>
            <w:proofErr w:type="spellEnd"/>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rsidP="007B199A">
            <w:pPr>
              <w:rPr>
                <w:rFonts w:ascii="Lucida Grande" w:hAnsi="Lucida Grande" w:cs="Lucida Grande"/>
                <w:sz w:val="18"/>
                <w:szCs w:val="18"/>
              </w:rPr>
            </w:pPr>
            <w:r w:rsidRPr="00440092">
              <w:t>13</w:t>
            </w:r>
          </w:p>
        </w:tc>
      </w:tr>
      <w:tr w:rsidR="00440092" w:rsidRPr="00440092" w14:paraId="484F1747" w14:textId="77777777" w:rsidTr="00440092">
        <w:trPr>
          <w:trHeight w:val="300"/>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rsidP="007B199A">
            <w:pPr>
              <w:rPr>
                <w:rFonts w:ascii="Lucida Grande" w:hAnsi="Lucida Grande" w:cs="Lucida Grande"/>
                <w:sz w:val="18"/>
                <w:szCs w:val="18"/>
              </w:rPr>
            </w:pPr>
            <w:r w:rsidRPr="00440092">
              <w:t>0.22</w:t>
            </w:r>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proofErr w:type="spellStart"/>
            <w:r w:rsidRPr="00440092">
              <w:t>K413A</w:t>
            </w:r>
            <w:proofErr w:type="spellEnd"/>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rsidP="007B199A">
            <w:r w:rsidRPr="00440092">
              <w:t>27</w:t>
            </w:r>
          </w:p>
        </w:tc>
      </w:tr>
      <w:tr w:rsidR="00440092" w:rsidRPr="00440092" w14:paraId="2BB7588E" w14:textId="77777777" w:rsidTr="00440092">
        <w:trPr>
          <w:trHeight w:val="300"/>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rsidP="007B199A">
            <w:r w:rsidRPr="00440092">
              <w:t>0.05</w:t>
            </w:r>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proofErr w:type="spellStart"/>
            <w:r w:rsidRPr="00440092">
              <w:t>K341A</w:t>
            </w:r>
            <w:proofErr w:type="spellEnd"/>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rsidP="007B199A">
            <w:r w:rsidRPr="00440092">
              <w:t>16</w:t>
            </w:r>
          </w:p>
        </w:tc>
      </w:tr>
      <w:tr w:rsidR="00440092" w:rsidRPr="00440092" w14:paraId="19A84B28" w14:textId="77777777" w:rsidTr="00440092">
        <w:trPr>
          <w:trHeight w:val="300"/>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rsidP="007B199A">
            <w:r w:rsidRPr="00440092">
              <w:t>0.04</w:t>
            </w:r>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proofErr w:type="spellStart"/>
            <w:r w:rsidRPr="00440092">
              <w:t>S331A</w:t>
            </w:r>
            <w:proofErr w:type="spellEnd"/>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rsidP="007B199A">
            <w:r w:rsidRPr="00440092">
              <w:t>60</w:t>
            </w:r>
          </w:p>
        </w:tc>
      </w:tr>
      <w:tr w:rsidR="00440092" w:rsidRPr="00440092" w14:paraId="12CAC4B3" w14:textId="77777777" w:rsidTr="00440092">
        <w:trPr>
          <w:trHeight w:val="300"/>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proofErr w:type="spellStart"/>
            <w:r w:rsidRPr="00440092">
              <w:t>S400A</w:t>
            </w:r>
            <w:proofErr w:type="spellEnd"/>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rsidP="007B199A">
            <w:r w:rsidRPr="00440092">
              <w:t>41</w:t>
            </w:r>
          </w:p>
        </w:tc>
      </w:tr>
      <w:tr w:rsidR="00440092" w:rsidRPr="00440092" w14:paraId="3CC01308" w14:textId="77777777" w:rsidTr="00440092">
        <w:trPr>
          <w:trHeight w:val="300"/>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proofErr w:type="spellStart"/>
            <w:r w:rsidRPr="00440092">
              <w:t>E177A</w:t>
            </w:r>
            <w:proofErr w:type="spellEnd"/>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rsidP="007B199A">
            <w:r w:rsidRPr="00440092">
              <w:t>3</w:t>
            </w:r>
          </w:p>
        </w:tc>
      </w:tr>
      <w:tr w:rsidR="00440092" w:rsidRPr="00440092" w14:paraId="3CB708FC" w14:textId="77777777" w:rsidTr="00440092">
        <w:trPr>
          <w:trHeight w:val="300"/>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rsidP="007B199A">
            <w:r w:rsidRPr="00440092">
              <w:t>-0.08</w:t>
            </w:r>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proofErr w:type="spellStart"/>
            <w:r w:rsidRPr="00440092">
              <w:t>E222A</w:t>
            </w:r>
            <w:proofErr w:type="spellEnd"/>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rsidP="007B199A">
            <w:r w:rsidRPr="00440092">
              <w:t>7</w:t>
            </w:r>
          </w:p>
        </w:tc>
      </w:tr>
      <w:tr w:rsidR="00440092" w:rsidRPr="00440092" w14:paraId="37FC4200" w14:textId="77777777" w:rsidTr="00440092">
        <w:trPr>
          <w:trHeight w:val="300"/>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rsidP="007B199A">
            <w:r w:rsidRPr="00440092">
              <w:t>-0.19</w:t>
            </w:r>
          </w:p>
        </w:tc>
        <w:tc>
          <w:tcPr>
            <w:tcW w:w="1300" w:type="dxa"/>
            <w:tcBorders>
              <w:top w:val="nil"/>
              <w:left w:val="nil"/>
              <w:bottom w:val="nil"/>
              <w:right w:val="nil"/>
            </w:tcBorders>
            <w:shd w:val="clear" w:color="auto" w:fill="auto"/>
            <w:noWrap/>
            <w:vAlign w:val="bottom"/>
            <w:hideMark/>
          </w:tcPr>
          <w:p w14:paraId="457DEC39" w14:textId="6D0C2D20" w:rsidR="00440092" w:rsidRPr="00440092" w:rsidRDefault="00440092">
            <w:proofErr w:type="spellStart"/>
            <w:r w:rsidRPr="00440092">
              <w:t>F7</w:t>
            </w:r>
            <w:ins w:id="45" w:author="Alex" w:date="2015-11-24T11:35:00Z">
              <w:r w:rsidR="00A125D7">
                <w:t>2</w:t>
              </w:r>
            </w:ins>
            <w:del w:id="46" w:author="Alex" w:date="2015-11-24T11:35:00Z">
              <w:r w:rsidRPr="00440092" w:rsidDel="00A125D7">
                <w:delText>5</w:delText>
              </w:r>
            </w:del>
            <w:r w:rsidRPr="00440092">
              <w:t>A</w:t>
            </w:r>
            <w:proofErr w:type="spellEnd"/>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rsidP="007B199A">
            <w:r w:rsidRPr="00440092">
              <w:t>44</w:t>
            </w:r>
          </w:p>
        </w:tc>
      </w:tr>
      <w:tr w:rsidR="00440092" w:rsidRPr="00440092" w14:paraId="4BE58425" w14:textId="77777777" w:rsidTr="00440092">
        <w:trPr>
          <w:trHeight w:val="300"/>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rsidP="007B199A">
            <w:r w:rsidRPr="00440092">
              <w:t>-0.29</w:t>
            </w:r>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proofErr w:type="spellStart"/>
            <w:r w:rsidRPr="00440092">
              <w:t>M221A</w:t>
            </w:r>
            <w:proofErr w:type="spellEnd"/>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rsidP="007B199A">
            <w:r w:rsidRPr="00440092">
              <w:t>3</w:t>
            </w:r>
          </w:p>
        </w:tc>
      </w:tr>
      <w:tr w:rsidR="00440092" w:rsidRPr="00440092" w14:paraId="696AC21D" w14:textId="77777777" w:rsidTr="00440092">
        <w:trPr>
          <w:trHeight w:val="300"/>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rsidP="007B199A">
            <w:r w:rsidRPr="00440092">
              <w:t>-0.37</w:t>
            </w:r>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proofErr w:type="spellStart"/>
            <w:r w:rsidRPr="00440092">
              <w:t>L171A</w:t>
            </w:r>
            <w:proofErr w:type="spellEnd"/>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rsidP="007B199A">
            <w:r w:rsidRPr="00440092">
              <w:t>11</w:t>
            </w:r>
          </w:p>
        </w:tc>
      </w:tr>
      <w:tr w:rsidR="00440092" w:rsidRPr="00440092" w14:paraId="6CDEBD3C" w14:textId="77777777" w:rsidTr="00440092">
        <w:trPr>
          <w:trHeight w:val="300"/>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rsidP="007B199A">
            <w:r w:rsidRPr="00440092">
              <w:t>-0.38</w:t>
            </w:r>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proofErr w:type="spellStart"/>
            <w:r w:rsidRPr="00440092">
              <w:t>T218A</w:t>
            </w:r>
            <w:proofErr w:type="spellEnd"/>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rsidP="007B199A">
            <w:r w:rsidRPr="00440092">
              <w:t>17</w:t>
            </w:r>
          </w:p>
        </w:tc>
      </w:tr>
      <w:tr w:rsidR="00440092" w:rsidRPr="00440092" w14:paraId="731FB156" w14:textId="77777777" w:rsidTr="00440092">
        <w:trPr>
          <w:trHeight w:val="300"/>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rsidP="007B199A">
            <w:r w:rsidRPr="00440092">
              <w:t>-0.57</w:t>
            </w:r>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proofErr w:type="spellStart"/>
            <w:r w:rsidRPr="00440092">
              <w:t>S17A</w:t>
            </w:r>
            <w:proofErr w:type="spellEnd"/>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rsidP="007B199A">
            <w:r w:rsidRPr="00440092">
              <w:t>52</w:t>
            </w:r>
          </w:p>
        </w:tc>
      </w:tr>
      <w:tr w:rsidR="00440092" w:rsidRPr="00440092" w14:paraId="3319E57A" w14:textId="77777777" w:rsidTr="00440092">
        <w:trPr>
          <w:trHeight w:val="300"/>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rsidP="007B199A">
            <w:r w:rsidRPr="00440092">
              <w:t>-0.59</w:t>
            </w:r>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proofErr w:type="spellStart"/>
            <w:r w:rsidRPr="00440092">
              <w:t>M323A</w:t>
            </w:r>
            <w:proofErr w:type="spellEnd"/>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rsidP="007B199A">
            <w:r w:rsidRPr="00440092">
              <w:t>10</w:t>
            </w:r>
          </w:p>
        </w:tc>
      </w:tr>
      <w:tr w:rsidR="00440092" w:rsidRPr="00440092" w14:paraId="5F56E90F" w14:textId="77777777" w:rsidTr="00440092">
        <w:trPr>
          <w:trHeight w:val="300"/>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rsidP="007B199A">
            <w:r w:rsidRPr="00440092">
              <w:t>-0.64</w:t>
            </w:r>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proofErr w:type="spellStart"/>
            <w:r w:rsidRPr="00440092">
              <w:t>N220A</w:t>
            </w:r>
            <w:proofErr w:type="spellEnd"/>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rsidP="007B199A">
            <w:r w:rsidRPr="00440092">
              <w:t>19</w:t>
            </w:r>
          </w:p>
        </w:tc>
      </w:tr>
      <w:tr w:rsidR="00440092" w:rsidRPr="00440092" w14:paraId="79EA33B0" w14:textId="77777777" w:rsidTr="00440092">
        <w:trPr>
          <w:trHeight w:val="300"/>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rsidP="007B199A">
            <w:r w:rsidRPr="00440092">
              <w:t>-0.65</w:t>
            </w:r>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proofErr w:type="spellStart"/>
            <w:r w:rsidRPr="00440092">
              <w:t>S14A</w:t>
            </w:r>
            <w:proofErr w:type="spellEnd"/>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rsidP="007B199A">
            <w:r w:rsidRPr="00440092">
              <w:t>61</w:t>
            </w:r>
          </w:p>
        </w:tc>
      </w:tr>
      <w:tr w:rsidR="00440092" w:rsidRPr="00440092" w14:paraId="3A17603F" w14:textId="77777777" w:rsidTr="00440092">
        <w:trPr>
          <w:trHeight w:val="300"/>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rsidP="007B199A">
            <w:r w:rsidRPr="00440092">
              <w:t>-0.71</w:t>
            </w:r>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proofErr w:type="spellStart"/>
            <w:r w:rsidRPr="00440092">
              <w:t>Y294A</w:t>
            </w:r>
            <w:proofErr w:type="spellEnd"/>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rsidP="007B199A">
            <w:r w:rsidRPr="00440092">
              <w:t>49</w:t>
            </w:r>
          </w:p>
        </w:tc>
      </w:tr>
      <w:tr w:rsidR="00440092" w:rsidRPr="00440092" w14:paraId="22D244DE" w14:textId="77777777" w:rsidTr="00440092">
        <w:trPr>
          <w:trHeight w:val="300"/>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rsidP="007B199A">
            <w:r w:rsidRPr="00440092">
              <w:t>-0.72</w:t>
            </w:r>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proofErr w:type="spellStart"/>
            <w:r w:rsidRPr="00440092">
              <w:t>C167A</w:t>
            </w:r>
            <w:proofErr w:type="spellEnd"/>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rsidP="007B199A">
            <w:r w:rsidRPr="00440092">
              <w:t>11</w:t>
            </w:r>
          </w:p>
        </w:tc>
      </w:tr>
      <w:tr w:rsidR="00440092" w:rsidRPr="00440092" w14:paraId="59CDC039" w14:textId="77777777" w:rsidTr="00440092">
        <w:trPr>
          <w:trHeight w:val="300"/>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rsidP="007B199A">
            <w:r w:rsidRPr="00440092">
              <w:t>-0.83</w:t>
            </w:r>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proofErr w:type="spellStart"/>
            <w:r w:rsidRPr="00440092">
              <w:t>L219A</w:t>
            </w:r>
            <w:proofErr w:type="spellEnd"/>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rsidP="007B199A">
            <w:r w:rsidRPr="00440092">
              <w:t>22</w:t>
            </w:r>
          </w:p>
        </w:tc>
      </w:tr>
      <w:tr w:rsidR="00440092" w:rsidRPr="00440092" w14:paraId="1493D0CA" w14:textId="77777777" w:rsidTr="00440092">
        <w:trPr>
          <w:trHeight w:val="300"/>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rsidP="007B199A">
            <w:r w:rsidRPr="00440092">
              <w:t>-0.97</w:t>
            </w:r>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proofErr w:type="spellStart"/>
            <w:r w:rsidRPr="00440092">
              <w:t>W325A</w:t>
            </w:r>
            <w:proofErr w:type="spellEnd"/>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rsidP="007B199A">
            <w:r w:rsidRPr="00440092">
              <w:t>70</w:t>
            </w:r>
          </w:p>
        </w:tc>
      </w:tr>
      <w:tr w:rsidR="00440092" w:rsidRPr="00440092" w14:paraId="01FA6D36" w14:textId="77777777" w:rsidTr="00440092">
        <w:trPr>
          <w:trHeight w:val="300"/>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rsidP="007B199A">
            <w:r w:rsidRPr="00440092">
              <w:t>-1.07</w:t>
            </w:r>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proofErr w:type="spellStart"/>
            <w:r w:rsidRPr="00440092">
              <w:t>H178A</w:t>
            </w:r>
            <w:proofErr w:type="spellEnd"/>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rsidP="007B199A">
            <w:r w:rsidRPr="00440092">
              <w:t>7</w:t>
            </w:r>
          </w:p>
        </w:tc>
      </w:tr>
      <w:tr w:rsidR="00440092" w:rsidRPr="00440092" w14:paraId="7071ED78" w14:textId="77777777" w:rsidTr="00440092">
        <w:trPr>
          <w:trHeight w:val="300"/>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rsidP="007B199A">
            <w:r w:rsidRPr="00440092">
              <w:t>-1.19</w:t>
            </w:r>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proofErr w:type="spellStart"/>
            <w:r w:rsidRPr="00440092">
              <w:t>S16A</w:t>
            </w:r>
            <w:proofErr w:type="spellEnd"/>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rsidP="007B199A">
            <w:r w:rsidRPr="00440092">
              <w:t>48</w:t>
            </w:r>
          </w:p>
        </w:tc>
      </w:tr>
      <w:tr w:rsidR="00440092" w:rsidRPr="00440092" w14:paraId="26018A9A" w14:textId="77777777" w:rsidTr="00440092">
        <w:trPr>
          <w:trHeight w:val="300"/>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rsidP="007B199A">
            <w:r w:rsidRPr="00440092">
              <w:t>-1.24</w:t>
            </w:r>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proofErr w:type="spellStart"/>
            <w:r w:rsidRPr="00440092">
              <w:t>T296A</w:t>
            </w:r>
            <w:proofErr w:type="spellEnd"/>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rsidP="007B199A">
            <w:r w:rsidRPr="00440092">
              <w:t>14</w:t>
            </w:r>
          </w:p>
        </w:tc>
      </w:tr>
      <w:tr w:rsidR="00440092" w:rsidRPr="00440092" w14:paraId="7E596784" w14:textId="77777777" w:rsidTr="00440092">
        <w:trPr>
          <w:trHeight w:val="300"/>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rsidP="007B199A">
            <w:r w:rsidRPr="00440092">
              <w:t>-1.26</w:t>
            </w:r>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proofErr w:type="spellStart"/>
            <w:r w:rsidRPr="00440092">
              <w:t>H119A</w:t>
            </w:r>
            <w:proofErr w:type="spellEnd"/>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rsidP="007B199A">
            <w:r w:rsidRPr="00440092">
              <w:t>96</w:t>
            </w:r>
          </w:p>
        </w:tc>
      </w:tr>
      <w:tr w:rsidR="00440092" w:rsidRPr="00440092" w14:paraId="1A59EF46" w14:textId="77777777" w:rsidTr="00440092">
        <w:trPr>
          <w:trHeight w:val="300"/>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rsidP="007B199A">
            <w:r w:rsidRPr="00440092">
              <w:t>-1.44</w:t>
            </w:r>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proofErr w:type="spellStart"/>
            <w:r w:rsidRPr="00440092">
              <w:t>Y18A</w:t>
            </w:r>
            <w:proofErr w:type="spellEnd"/>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rsidP="007B199A">
            <w:r w:rsidRPr="00440092">
              <w:t>25</w:t>
            </w:r>
          </w:p>
        </w:tc>
      </w:tr>
      <w:tr w:rsidR="00440092" w:rsidRPr="00440092" w14:paraId="475D4714" w14:textId="77777777" w:rsidTr="00440092">
        <w:trPr>
          <w:trHeight w:val="300"/>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rsidP="007B199A">
            <w:r w:rsidRPr="00440092">
              <w:t>-1.62</w:t>
            </w:r>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proofErr w:type="spellStart"/>
            <w:r w:rsidRPr="00440092">
              <w:t>T352A</w:t>
            </w:r>
            <w:proofErr w:type="spellEnd"/>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rsidP="007B199A">
            <w:r w:rsidRPr="00440092">
              <w:t>40</w:t>
            </w:r>
          </w:p>
        </w:tc>
      </w:tr>
      <w:tr w:rsidR="00440092" w:rsidRPr="00440092" w14:paraId="2536294A" w14:textId="77777777" w:rsidTr="00440092">
        <w:trPr>
          <w:trHeight w:val="300"/>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rsidP="007B199A">
            <w:r w:rsidRPr="00440092">
              <w:t>-2.06</w:t>
            </w:r>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proofErr w:type="spellStart"/>
            <w:r w:rsidRPr="00440092">
              <w:t>W407A</w:t>
            </w:r>
            <w:proofErr w:type="spellEnd"/>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rsidP="007B199A">
            <w:r w:rsidRPr="00440092">
              <w:t>44</w:t>
            </w:r>
          </w:p>
        </w:tc>
      </w:tr>
      <w:tr w:rsidR="00440092" w:rsidRPr="00440092" w14:paraId="6028EF62" w14:textId="77777777" w:rsidTr="00440092">
        <w:trPr>
          <w:trHeight w:val="300"/>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rsidP="007B199A">
            <w:r w:rsidRPr="00440092">
              <w:t>-2.12</w:t>
            </w:r>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proofErr w:type="spellStart"/>
            <w:r w:rsidRPr="00440092">
              <w:t>N293A</w:t>
            </w:r>
            <w:proofErr w:type="spellEnd"/>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rsidP="007B199A">
            <w:r w:rsidRPr="00440092">
              <w:t>50</w:t>
            </w:r>
          </w:p>
        </w:tc>
      </w:tr>
      <w:tr w:rsidR="00440092" w:rsidRPr="00440092" w14:paraId="7842BBF6" w14:textId="77777777" w:rsidTr="00440092">
        <w:trPr>
          <w:trHeight w:val="300"/>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rsidP="007B199A">
            <w:r w:rsidRPr="00440092">
              <w:t>-2.48</w:t>
            </w:r>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proofErr w:type="spellStart"/>
            <w:r w:rsidRPr="00440092">
              <w:t>N163A</w:t>
            </w:r>
            <w:proofErr w:type="spellEnd"/>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rsidP="007B199A">
            <w:r w:rsidRPr="00440092">
              <w:t>96</w:t>
            </w:r>
          </w:p>
        </w:tc>
      </w:tr>
      <w:tr w:rsidR="00440092" w:rsidRPr="00440092" w14:paraId="5168C4C1" w14:textId="77777777" w:rsidTr="00440092">
        <w:trPr>
          <w:trHeight w:val="300"/>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rsidP="007B199A">
            <w:r w:rsidRPr="00440092">
              <w:t>-2.49</w:t>
            </w:r>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proofErr w:type="spellStart"/>
            <w:r w:rsidRPr="00440092">
              <w:t>N354A</w:t>
            </w:r>
            <w:proofErr w:type="spellEnd"/>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rsidP="007B199A">
            <w:r w:rsidRPr="00440092">
              <w:t>86</w:t>
            </w:r>
          </w:p>
        </w:tc>
      </w:tr>
      <w:tr w:rsidR="00440092" w:rsidRPr="00440092" w14:paraId="3699BC9C" w14:textId="77777777" w:rsidTr="00440092">
        <w:trPr>
          <w:trHeight w:val="300"/>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rsidP="007B199A">
            <w:r w:rsidRPr="00440092">
              <w:t>-2.64</w:t>
            </w:r>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proofErr w:type="spellStart"/>
            <w:r w:rsidRPr="00440092">
              <w:t>N404A</w:t>
            </w:r>
            <w:proofErr w:type="spellEnd"/>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rsidP="007B199A">
            <w:r w:rsidRPr="00440092">
              <w:t>34</w:t>
            </w:r>
          </w:p>
        </w:tc>
      </w:tr>
      <w:tr w:rsidR="00440092" w:rsidRPr="00440092" w14:paraId="13FB5DA8" w14:textId="77777777" w:rsidTr="00440092">
        <w:trPr>
          <w:trHeight w:val="300"/>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rsidP="007B199A">
            <w:r w:rsidRPr="00440092">
              <w:t>-2.94</w:t>
            </w:r>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proofErr w:type="spellStart"/>
            <w:r w:rsidRPr="00440092">
              <w:t>E164A</w:t>
            </w:r>
            <w:proofErr w:type="spellEnd"/>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rsidP="007B199A">
            <w:r w:rsidRPr="00440092">
              <w:t>100</w:t>
            </w:r>
          </w:p>
        </w:tc>
      </w:tr>
      <w:tr w:rsidR="00440092" w:rsidRPr="00440092" w14:paraId="1BAFC148" w14:textId="77777777" w:rsidTr="00440092">
        <w:trPr>
          <w:trHeight w:val="300"/>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rsidP="007B199A">
            <w:r w:rsidRPr="00440092">
              <w:t>-2.95</w:t>
            </w:r>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proofErr w:type="spellStart"/>
            <w:r w:rsidRPr="00440092">
              <w:t>R76A</w:t>
            </w:r>
            <w:proofErr w:type="spellEnd"/>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rsidP="007B199A">
            <w:r w:rsidRPr="00440092">
              <w:t>96</w:t>
            </w:r>
          </w:p>
        </w:tc>
      </w:tr>
      <w:tr w:rsidR="00440092" w:rsidRPr="00440092" w14:paraId="1D3A8D8A" w14:textId="77777777" w:rsidTr="00440092">
        <w:trPr>
          <w:trHeight w:val="300"/>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rsidP="007B199A">
            <w:r w:rsidRPr="00440092">
              <w:t>-3.01</w:t>
            </w:r>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proofErr w:type="spellStart"/>
            <w:r w:rsidRPr="00440092">
              <w:t>G355A</w:t>
            </w:r>
            <w:proofErr w:type="spellEnd"/>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rsidP="007B199A">
            <w:r w:rsidRPr="00440092">
              <w:t>96</w:t>
            </w:r>
          </w:p>
        </w:tc>
      </w:tr>
      <w:tr w:rsidR="00440092" w:rsidRPr="00440092" w14:paraId="5BDE68D9" w14:textId="77777777" w:rsidTr="00440092">
        <w:trPr>
          <w:trHeight w:val="300"/>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rsidP="007B199A">
            <w:r w:rsidRPr="00440092">
              <w:t>-3.34</w:t>
            </w:r>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proofErr w:type="spellStart"/>
            <w:r w:rsidRPr="00440092">
              <w:t>F415A</w:t>
            </w:r>
            <w:proofErr w:type="spellEnd"/>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rsidP="007B199A">
            <w:r w:rsidRPr="00440092">
              <w:t>47</w:t>
            </w:r>
          </w:p>
        </w:tc>
      </w:tr>
      <w:tr w:rsidR="00440092" w:rsidRPr="00440092" w14:paraId="043CB5A1" w14:textId="77777777" w:rsidTr="00440092">
        <w:trPr>
          <w:trHeight w:val="300"/>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rsidP="007B199A">
            <w:r w:rsidRPr="00440092">
              <w:t>-4.16</w:t>
            </w:r>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proofErr w:type="spellStart"/>
            <w:r w:rsidRPr="00440092">
              <w:t>W399A</w:t>
            </w:r>
            <w:proofErr w:type="spellEnd"/>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rsidP="007B199A">
            <w:r w:rsidRPr="00440092">
              <w:t>96</w:t>
            </w:r>
          </w:p>
        </w:tc>
      </w:tr>
      <w:tr w:rsidR="00440092" w:rsidRPr="00440092" w14:paraId="18E12FD2" w14:textId="77777777" w:rsidTr="00440092">
        <w:trPr>
          <w:trHeight w:val="300"/>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rsidP="007B199A">
            <w:r w:rsidRPr="00440092">
              <w:t>-4.54</w:t>
            </w:r>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proofErr w:type="spellStart"/>
            <w:r w:rsidRPr="00440092">
              <w:t>E406A</w:t>
            </w:r>
            <w:proofErr w:type="spellEnd"/>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rsidP="007B199A">
            <w:r w:rsidRPr="00440092">
              <w:t>47</w:t>
            </w:r>
          </w:p>
        </w:tc>
      </w:tr>
      <w:tr w:rsidR="00440092" w:rsidRPr="00440092" w14:paraId="4A4C0396" w14:textId="77777777" w:rsidTr="00440092">
        <w:trPr>
          <w:trHeight w:val="300"/>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rsidP="007B199A">
            <w:r w:rsidRPr="00440092">
              <w:t>-4.76</w:t>
            </w:r>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proofErr w:type="spellStart"/>
            <w:r w:rsidRPr="00440092">
              <w:t>Q19A</w:t>
            </w:r>
            <w:proofErr w:type="spellEnd"/>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rsidP="007B199A">
            <w:r w:rsidRPr="00440092">
              <w:t>95</w:t>
            </w:r>
          </w:p>
        </w:tc>
      </w:tr>
      <w:tr w:rsidR="00440092" w:rsidRPr="00440092" w14:paraId="1309A787" w14:textId="77777777" w:rsidTr="00440092">
        <w:trPr>
          <w:trHeight w:val="300"/>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rsidP="007B199A">
            <w:r w:rsidRPr="00440092">
              <w:t>-4.93</w:t>
            </w:r>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proofErr w:type="spellStart"/>
            <w:r w:rsidRPr="00440092">
              <w:t>E353A</w:t>
            </w:r>
            <w:proofErr w:type="spellEnd"/>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rsidP="007B199A">
            <w:r w:rsidRPr="00440092">
              <w:t>100</w:t>
            </w:r>
          </w:p>
        </w:tc>
      </w:tr>
      <w:tr w:rsidR="00440092" w:rsidRPr="00440092" w14:paraId="540BF543" w14:textId="77777777" w:rsidTr="00440092">
        <w:trPr>
          <w:trHeight w:val="300"/>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r>
              <w:t>ND</w:t>
            </w:r>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proofErr w:type="spellStart"/>
            <w:r w:rsidRPr="00440092">
              <w:t>Y295A</w:t>
            </w:r>
            <w:proofErr w:type="spellEnd"/>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rsidP="007B199A">
            <w:r w:rsidRPr="00440092">
              <w:t>100</w:t>
            </w:r>
          </w:p>
        </w:tc>
      </w:tr>
      <w:tr w:rsidR="00440092" w:rsidRPr="00440092" w14:paraId="281EC79A" w14:textId="77777777" w:rsidTr="00440092">
        <w:trPr>
          <w:trHeight w:val="300"/>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proofErr w:type="spellStart"/>
            <w:r w:rsidRPr="00440092">
              <w:t>D403A</w:t>
            </w:r>
            <w:proofErr w:type="spellEnd"/>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rsidP="007B199A">
            <w:r w:rsidRPr="00440092">
              <w:t>98</w:t>
            </w:r>
          </w:p>
        </w:tc>
      </w:tr>
      <w:tr w:rsidR="00440092" w:rsidRPr="00440092" w14:paraId="2CB5C4C8" w14:textId="77777777" w:rsidTr="00440092">
        <w:trPr>
          <w:trHeight w:val="300"/>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r>
              <w:t>ND</w:t>
            </w:r>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proofErr w:type="spellStart"/>
            <w:r w:rsidRPr="00440092">
              <w:t>W34A</w:t>
            </w:r>
            <w:proofErr w:type="spellEnd"/>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rsidP="007B199A">
            <w:r w:rsidRPr="00440092">
              <w:t>40</w:t>
            </w:r>
          </w:p>
        </w:tc>
      </w:tr>
      <w:tr w:rsidR="00440092" w:rsidRPr="00440092" w14:paraId="17C80FF9" w14:textId="77777777" w:rsidTr="00440092">
        <w:trPr>
          <w:trHeight w:val="300"/>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r>
              <w:t>ND</w:t>
            </w:r>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proofErr w:type="spellStart"/>
            <w:r w:rsidRPr="00440092">
              <w:t>W120A</w:t>
            </w:r>
            <w:proofErr w:type="spellEnd"/>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rsidP="007B199A">
            <w:r w:rsidRPr="00440092">
              <w:t>34</w:t>
            </w:r>
          </w:p>
        </w:tc>
      </w:tr>
      <w:tr w:rsidR="00440092" w:rsidRPr="00440092" w14:paraId="26DF2D89" w14:textId="77777777" w:rsidTr="00440092">
        <w:trPr>
          <w:trHeight w:val="300"/>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proofErr w:type="spellStart"/>
            <w:r w:rsidRPr="00440092">
              <w:t>F405A</w:t>
            </w:r>
            <w:proofErr w:type="spellEnd"/>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rsidP="007B199A">
            <w:r w:rsidRPr="00440092">
              <w:t>26</w:t>
            </w:r>
          </w:p>
        </w:tc>
      </w:tr>
      <w:tr w:rsidR="00440092" w:rsidRPr="00440092" w14:paraId="424C7872" w14:textId="77777777" w:rsidTr="00440092">
        <w:trPr>
          <w:trHeight w:val="300"/>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r>
              <w:t>ND</w:t>
            </w:r>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proofErr w:type="spellStart"/>
            <w:r w:rsidRPr="00440092">
              <w:t>W409A</w:t>
            </w:r>
            <w:proofErr w:type="spellEnd"/>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rsidP="007B199A">
            <w:r w:rsidRPr="00440092">
              <w:t>10</w:t>
            </w:r>
          </w:p>
        </w:tc>
      </w:tr>
      <w:tr w:rsidR="00440092" w:rsidRPr="00440092" w14:paraId="07C91AEF" w14:textId="77777777" w:rsidTr="00440092">
        <w:trPr>
          <w:trHeight w:val="300"/>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rsidP="007B199A">
            <w:r w:rsidRPr="00440092">
              <w:t>0.00</w:t>
            </w:r>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r w:rsidRPr="00440092">
              <w:t>BglB</w:t>
            </w:r>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r w:rsidRPr="00440092">
              <w:t>NA</w:t>
            </w:r>
          </w:p>
        </w:tc>
      </w:tr>
    </w:tbl>
    <w:p w14:paraId="2139F387" w14:textId="77777777" w:rsidR="00440092" w:rsidRDefault="00440092">
      <w:pPr>
        <w:spacing w:line="480" w:lineRule="auto"/>
        <w:rPr>
          <w:b/>
        </w:rPr>
      </w:pPr>
    </w:p>
    <w:p w14:paraId="0E4E3269" w14:textId="74037D12" w:rsidR="002A56A8" w:rsidRDefault="002A56A8">
      <w:pPr>
        <w:spacing w:line="480" w:lineRule="auto"/>
        <w:rPr>
          <w:b/>
        </w:rPr>
      </w:pPr>
      <w:r>
        <w:rPr>
          <w:b/>
        </w:rPr>
        <w:t xml:space="preserve">Supplemental Table 3. Conservation analysis of BglB active site residues. </w:t>
      </w:r>
      <w:r>
        <w:t>A multiple sequence alignment of 1,554 family 1 glycoside hydrol</w:t>
      </w:r>
      <w:r w:rsidR="00DC06D7">
        <w:t xml:space="preserve">ases from the </w:t>
      </w:r>
      <w:proofErr w:type="spellStart"/>
      <w:r w:rsidR="00DC06D7">
        <w:t>Pfam</w:t>
      </w:r>
      <w:proofErr w:type="spellEnd"/>
      <w:r w:rsidR="00DC06D7">
        <w:t xml:space="preserve"> database</w:t>
      </w:r>
      <w:r>
        <w:t xml:space="preserve"> aligned to the BglB wild type sequence</w:t>
      </w:r>
      <w:r w:rsidR="00DC06D7">
        <w:t xml:space="preserve"> was used for this analysis</w:t>
      </w:r>
      <w:r>
        <w:t xml:space="preserve">. </w:t>
      </w:r>
      <w:r w:rsidR="00440092">
        <w:t>Column 1 is the</w:t>
      </w:r>
      <w:r w:rsidR="00DC06D7">
        <w:t xml:space="preserve"> relative</w:t>
      </w:r>
      <w:r w:rsidR="00440092">
        <w:t xml:space="preserve"> </w:t>
      </w:r>
      <w:proofErr w:type="spellStart"/>
      <w:r w:rsidR="00440092" w:rsidRPr="007B199A">
        <w:rPr>
          <w:i/>
        </w:rPr>
        <w:t>k</w:t>
      </w:r>
      <w:r w:rsidR="00440092" w:rsidRPr="007B199A">
        <w:rPr>
          <w:vertAlign w:val="subscript"/>
        </w:rPr>
        <w:t>cat</w:t>
      </w:r>
      <w:proofErr w:type="spellEnd"/>
      <w:r w:rsidR="00440092">
        <w:t>/K</w:t>
      </w:r>
      <w:r w:rsidR="00440092" w:rsidRPr="007B199A">
        <w:rPr>
          <w:vertAlign w:val="subscript"/>
        </w:rPr>
        <w:t>M</w:t>
      </w:r>
      <w:r w:rsidR="00440092">
        <w:t xml:space="preserve"> compar</w:t>
      </w:r>
      <w:r w:rsidR="00DC06D7">
        <w:t>ed to wild type on a log scale. C</w:t>
      </w:r>
      <w:r w:rsidR="00440092">
        <w:t>olumn two gives the position and native Bgl</w:t>
      </w:r>
      <w:r w:rsidR="00DC06D7">
        <w:t>B residue at that position. C</w:t>
      </w:r>
      <w:r w:rsidR="00440092">
        <w:t xml:space="preserve">olumn three is the percentage of the 1,554 aligned sequences that have the same residue as BglB. </w:t>
      </w:r>
    </w:p>
    <w:p w14:paraId="68F08F0E" w14:textId="77777777" w:rsidR="002A56A8" w:rsidRDefault="002A56A8">
      <w:pPr>
        <w:spacing w:line="480" w:lineRule="auto"/>
        <w:rPr>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w:t>
      </w:r>
      <w:proofErr w:type="spellStart"/>
      <w:r w:rsidRPr="001E61A8">
        <w:t>Foldit</w:t>
      </w:r>
      <w:proofErr w:type="spellEnd"/>
      <w:r w:rsidRPr="001E61A8">
        <w:t xml:space="preserve">, </w:t>
      </w:r>
      <w:r w:rsidR="002A4034">
        <w:t>a graphical user interface to the</w:t>
      </w:r>
      <w:r w:rsidRPr="001E61A8">
        <w:t xml:space="preserve"> Rosetta</w:t>
      </w:r>
      <w:r w:rsidR="002A4034">
        <w:t xml:space="preserve"> Molecular Modeling </w:t>
      </w:r>
      <w:proofErr w:type="spellStart"/>
      <w:r w:rsidR="002A4034">
        <w:t>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proofErr w:type="spellEnd"/>
      <w:r w:rsidR="00020EC8">
        <w:fldChar w:fldCharType="end"/>
      </w:r>
      <w:r w:rsidRPr="001E61A8">
        <w:t xml:space="preserve"> Mutants were chosen based on proximity to the active site as well as </w:t>
      </w:r>
      <w:proofErr w:type="spellStart"/>
      <w:r w:rsidRPr="001E61A8">
        <w:t>Foldit’s</w:t>
      </w:r>
      <w:proofErr w:type="spellEnd"/>
      <w:r w:rsidRPr="001E61A8">
        <w:t xml:space="preserve">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A sequence coding for BglB (</w:t>
      </w:r>
      <w:proofErr w:type="spellStart"/>
      <w:r w:rsidR="00B54DDD" w:rsidRPr="001E61A8">
        <w:t>Uniprot</w:t>
      </w:r>
      <w:proofErr w:type="spellEnd"/>
      <w:r w:rsidR="00B54DDD" w:rsidRPr="001E61A8">
        <w:t xml:space="preserve"> </w:t>
      </w:r>
      <w:proofErr w:type="spellStart"/>
      <w:r w:rsidR="00B54DDD" w:rsidRPr="001E61A8">
        <w:t>P22505</w:t>
      </w:r>
      <w:proofErr w:type="spellEnd"/>
      <w:r w:rsidR="00B54DDD" w:rsidRPr="001E61A8">
        <w:t xml:space="preserve">)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proofErr w:type="spellStart"/>
      <w:r w:rsidR="00B54DDD" w:rsidRPr="001E61A8">
        <w:t>NdeI</w:t>
      </w:r>
      <w:proofErr w:type="spellEnd"/>
      <w:r w:rsidR="00B54DDD" w:rsidRPr="001E61A8">
        <w:t xml:space="preserve"> and </w:t>
      </w:r>
      <w:proofErr w:type="spellStart"/>
      <w:r w:rsidR="00B54DDD" w:rsidRPr="001E61A8">
        <w:t>XhoI</w:t>
      </w:r>
      <w:proofErr w:type="spellEnd"/>
      <w:r w:rsidR="00B54DDD" w:rsidRPr="001E61A8">
        <w:t xml:space="preserve"> </w:t>
      </w:r>
      <w:r w:rsidR="002A4034">
        <w:t xml:space="preserve">sites of </w:t>
      </w:r>
      <w:proofErr w:type="spellStart"/>
      <w:r w:rsidR="002A4034">
        <w:t>pET29b</w:t>
      </w:r>
      <w:proofErr w:type="spellEnd"/>
      <w:r w:rsidR="002A4034">
        <w:t>,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w:t>
      </w:r>
      <w:proofErr w:type="spellStart"/>
      <w:r w:rsidR="00B54DDD" w:rsidRPr="001E61A8">
        <w:t>μL</w:t>
      </w:r>
      <w:proofErr w:type="spellEnd"/>
      <w:r w:rsidR="00B54DDD" w:rsidRPr="001E61A8">
        <w:t xml:space="preserve"> of chemically-competent </w:t>
      </w:r>
      <w:r w:rsidR="00B54DDD" w:rsidRPr="001E61A8">
        <w:rPr>
          <w:i/>
        </w:rPr>
        <w:t>Escherichia coli</w:t>
      </w:r>
      <w:r w:rsidR="00B54DDD" w:rsidRPr="001E61A8">
        <w:t xml:space="preserve"> </w:t>
      </w:r>
      <w:proofErr w:type="spellStart"/>
      <w:r w:rsidR="00B54DDD" w:rsidRPr="001E61A8">
        <w:t>BL21</w:t>
      </w:r>
      <w:proofErr w:type="spellEnd"/>
      <w:r w:rsidR="00B54DDD" w:rsidRPr="001E61A8">
        <w:t>(</w:t>
      </w:r>
      <w:proofErr w:type="spellStart"/>
      <w:r w:rsidR="00B54DDD" w:rsidRPr="001E61A8">
        <w:t>DE3</w:t>
      </w:r>
      <w:proofErr w:type="spellEnd"/>
      <w:r w:rsidR="00B54DDD" w:rsidRPr="001E61A8">
        <w:t>) (</w:t>
      </w:r>
      <w:proofErr w:type="spellStart"/>
      <w:r w:rsidR="00B54DDD" w:rsidRPr="001E61A8">
        <w:t>Novagen</w:t>
      </w:r>
      <w:proofErr w:type="spellEnd"/>
      <w:r w:rsidR="00B54DDD" w:rsidRPr="001E61A8">
        <w:t xml:space="preserve">) were transformed on ice with 1 </w:t>
      </w:r>
      <w:proofErr w:type="spellStart"/>
      <w:r w:rsidR="00B54DDD" w:rsidRPr="001E61A8">
        <w:t>μL</w:t>
      </w:r>
      <w:proofErr w:type="spellEnd"/>
      <w:r w:rsidR="00B54DDD" w:rsidRPr="001E61A8">
        <w:t xml:space="preserve"> of plasmid in buffer at a concentration of </w:t>
      </w:r>
      <w:r>
        <w:t>90</w:t>
      </w:r>
      <w:r w:rsidRPr="001E61A8">
        <w:t xml:space="preserve"> </w:t>
      </w:r>
      <w:r w:rsidR="00B54DDD" w:rsidRPr="001E61A8">
        <w:t xml:space="preserve">to </w:t>
      </w:r>
      <w:r>
        <w:t>130</w:t>
      </w:r>
      <w:r w:rsidRPr="001E61A8">
        <w:t xml:space="preserve"> </w:t>
      </w:r>
      <w:proofErr w:type="spellStart"/>
      <w:r w:rsidR="00B54DDD" w:rsidRPr="001E61A8">
        <w:t>ng</w:t>
      </w:r>
      <w:proofErr w:type="spellEnd"/>
      <w:r w:rsidR="00B54DDD" w:rsidRPr="001E61A8">
        <w:t>/</w:t>
      </w:r>
      <w:proofErr w:type="spellStart"/>
      <w:r w:rsidR="00B54DDD" w:rsidRPr="001E61A8">
        <w:t>μL</w:t>
      </w:r>
      <w:proofErr w:type="spellEnd"/>
      <w:r w:rsidR="00B54DDD" w:rsidRPr="001E61A8">
        <w:t xml:space="preserve">. </w:t>
      </w:r>
      <w:r w:rsidR="007558FC" w:rsidRPr="001E61A8">
        <w:t>The competent cell-plasmid</w:t>
      </w:r>
      <w:r w:rsidR="00B54DDD" w:rsidRPr="001E61A8">
        <w:t xml:space="preserve"> mixture was temperature shocked to induce plasmid uptake by heating at </w:t>
      </w:r>
      <w:proofErr w:type="spellStart"/>
      <w:r w:rsidR="00B54DDD" w:rsidRPr="001E61A8">
        <w:t>42°C</w:t>
      </w:r>
      <w:proofErr w:type="spellEnd"/>
      <w:r w:rsidR="00B54DDD" w:rsidRPr="001E61A8">
        <w:t xml:space="preserve"> for one minute and then chilling on ice for one minute. Cells were recovered in 200 </w:t>
      </w:r>
      <w:proofErr w:type="spellStart"/>
      <w:r w:rsidR="00B54DDD" w:rsidRPr="001E61A8">
        <w:t>μL</w:t>
      </w:r>
      <w:proofErr w:type="spellEnd"/>
      <w:r w:rsidR="00B54DDD" w:rsidRPr="001E61A8">
        <w:t xml:space="preserve"> Terrific Broth (TB) media at 37 °C for one hour. They were then plated onto an </w:t>
      </w:r>
      <w:proofErr w:type="spellStart"/>
      <w:r w:rsidR="00B54DDD" w:rsidRPr="001E61A8">
        <w:t>LB</w:t>
      </w:r>
      <w:proofErr w:type="spellEnd"/>
      <w:r w:rsidR="00B54DDD" w:rsidRPr="001E61A8">
        <w:t xml:space="preserve"> </w:t>
      </w:r>
      <w:proofErr w:type="spellStart"/>
      <w:r w:rsidR="00B54DDD" w:rsidRPr="001E61A8">
        <w:t>agarose</w:t>
      </w:r>
      <w:proofErr w:type="spellEnd"/>
      <w:r w:rsidR="00B54DDD" w:rsidRPr="001E61A8">
        <w:t xml:space="preserv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 xml:space="preserve">Growth cultures were pelleted by centrifugation at 4700 RPM for 10 minutes and the supernatant was discarded. The cell pellet was </w:t>
      </w:r>
      <w:proofErr w:type="spellStart"/>
      <w:r w:rsidR="00B54DDD" w:rsidRPr="001E61A8">
        <w:t>resuspended</w:t>
      </w:r>
      <w:proofErr w:type="spellEnd"/>
      <w:r w:rsidR="00B54DDD" w:rsidRPr="001E61A8">
        <w:t xml:space="preserve"> in 5 mL of induction</w:t>
      </w:r>
      <w:r w:rsidR="008909F6" w:rsidRPr="001E61A8">
        <w:t xml:space="preserve"> medium (TB with 1 </w:t>
      </w:r>
      <w:proofErr w:type="spellStart"/>
      <w:r w:rsidR="008909F6" w:rsidRPr="001E61A8">
        <w:t>mM</w:t>
      </w:r>
      <w:proofErr w:type="spellEnd"/>
      <w:r w:rsidR="008909F6" w:rsidRPr="001E61A8">
        <w:t xml:space="preserve"> isopropyl-β-D</w:t>
      </w:r>
      <w:r w:rsidR="00B54DDD" w:rsidRPr="001E61A8">
        <w:t>-</w:t>
      </w:r>
      <w:proofErr w:type="spellStart"/>
      <w:r w:rsidR="00B54DDD" w:rsidRPr="001E61A8">
        <w:t>thiogalactopyranoside</w:t>
      </w:r>
      <w:proofErr w:type="spellEnd"/>
      <w:r w:rsidR="00B54DDD" w:rsidRPr="001E61A8">
        <w:t xml:space="preserv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 xml:space="preserve">The 5 mL expression culture was pelleted by centrifugation at 4700 for 10 minutes and the supernatant was discarded. The resulting pellet was suspended in 500 </w:t>
      </w:r>
      <w:proofErr w:type="spellStart"/>
      <w:r w:rsidR="00B54DDD" w:rsidRPr="001E61A8">
        <w:t>μL</w:t>
      </w:r>
      <w:proofErr w:type="spellEnd"/>
      <w:r w:rsidR="00B54DDD" w:rsidRPr="001E61A8">
        <w:t xml:space="preserve"> wash buffer (50 </w:t>
      </w:r>
      <w:proofErr w:type="spellStart"/>
      <w:r w:rsidR="00B54DDD" w:rsidRPr="001E61A8">
        <w:t>mM</w:t>
      </w:r>
      <w:proofErr w:type="spellEnd"/>
      <w:r w:rsidR="00B54DDD" w:rsidRPr="001E61A8">
        <w:t xml:space="preserve"> </w:t>
      </w:r>
      <w:proofErr w:type="spellStart"/>
      <w:r w:rsidR="00B54DDD" w:rsidRPr="001E61A8">
        <w:t>HEPES</w:t>
      </w:r>
      <w:proofErr w:type="spellEnd"/>
      <w:r w:rsidR="00B54DDD" w:rsidRPr="001E61A8">
        <w:t xml:space="preserve">, 150 </w:t>
      </w:r>
      <w:proofErr w:type="spellStart"/>
      <w:r w:rsidR="00B54DDD" w:rsidRPr="001E61A8">
        <w:t>mM</w:t>
      </w:r>
      <w:proofErr w:type="spellEnd"/>
      <w:r w:rsidR="00B54DDD" w:rsidRPr="001E61A8">
        <w:t xml:space="preserve"> sodium chloride, 15 </w:t>
      </w:r>
      <w:proofErr w:type="spellStart"/>
      <w:r w:rsidR="00B54DDD" w:rsidRPr="001E61A8">
        <w:t>mM</w:t>
      </w:r>
      <w:proofErr w:type="spellEnd"/>
      <w:r w:rsidR="00B54DDD" w:rsidRPr="001E61A8">
        <w:t xml:space="preserve"> imidazole, pH 7.50) and lysed with </w:t>
      </w:r>
      <w:proofErr w:type="spellStart"/>
      <w:r w:rsidR="00B54DDD" w:rsidRPr="001E61A8">
        <w:t>BugBuster</w:t>
      </w:r>
      <w:proofErr w:type="spellEnd"/>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w:t>
      </w:r>
      <w:proofErr w:type="spellStart"/>
      <w:r w:rsidR="00B54DDD" w:rsidRPr="001E61A8">
        <w:t>DNase</w:t>
      </w:r>
      <w:proofErr w:type="spellEnd"/>
      <w:r w:rsidR="00B54DDD" w:rsidRPr="001E61A8">
        <w:t xml:space="preserve">, and 0.1 mg </w:t>
      </w:r>
      <w:proofErr w:type="spellStart"/>
      <w:r w:rsidR="00B54DDD" w:rsidRPr="001E61A8">
        <w:t>phenylmethylsulfonyl</w:t>
      </w:r>
      <w:proofErr w:type="spellEnd"/>
      <w:r w:rsidR="00B54DDD" w:rsidRPr="001E61A8">
        <w:t xml:space="preserve">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w:t>
      </w:r>
      <w:proofErr w:type="spellStart"/>
      <w:r>
        <w:t>BioSpin</w:t>
      </w:r>
      <w:proofErr w:type="spellEnd"/>
      <w:r>
        <w:t xml:space="preserve"> </w:t>
      </w:r>
      <w:r w:rsidR="00B54DDD" w:rsidRPr="001E61A8">
        <w:t>732-6008</w:t>
      </w:r>
      <w:r>
        <w:t>)</w:t>
      </w:r>
      <w:r w:rsidR="00B54DDD" w:rsidRPr="001E61A8">
        <w:t xml:space="preserve"> prepared with 100 </w:t>
      </w:r>
      <w:proofErr w:type="spellStart"/>
      <w:r w:rsidR="00B54DDD" w:rsidRPr="001E61A8">
        <w:t>μL</w:t>
      </w:r>
      <w:proofErr w:type="spellEnd"/>
      <w:r w:rsidR="00B54DDD" w:rsidRPr="001E61A8">
        <w:t xml:space="preserve"> of 50% </w:t>
      </w:r>
      <w:r>
        <w:t>Ni-</w:t>
      </w:r>
      <w:proofErr w:type="spellStart"/>
      <w:r>
        <w:t>NTA</w:t>
      </w:r>
      <w:proofErr w:type="spellEnd"/>
      <w:r>
        <w:t xml:space="preserve"> </w:t>
      </w:r>
      <w:r w:rsidR="00B54DDD" w:rsidRPr="001E61A8">
        <w:t xml:space="preserve">resin slurry. </w:t>
      </w:r>
      <w:r>
        <w:t>After equilibration with</w:t>
      </w:r>
      <w:r w:rsidR="00B54DDD" w:rsidRPr="001E61A8">
        <w:t xml:space="preserve"> 500 </w:t>
      </w:r>
      <w:proofErr w:type="spellStart"/>
      <w:r w:rsidR="00B54DDD" w:rsidRPr="001E61A8">
        <w:t>μL</w:t>
      </w:r>
      <w:proofErr w:type="spellEnd"/>
      <w:r w:rsidR="00B54DDD" w:rsidRPr="001E61A8">
        <w:t xml:space="preserve"> wash buffer, two 500 </w:t>
      </w:r>
      <w:proofErr w:type="spellStart"/>
      <w:r w:rsidR="00B54DDD" w:rsidRPr="001E61A8">
        <w:t>μL</w:t>
      </w:r>
      <w:proofErr w:type="spellEnd"/>
      <w:r w:rsidR="00B54DDD" w:rsidRPr="001E61A8">
        <w:t xml:space="preserve"> aliquots of supernatant were added to the columns. Six rounds of 500 </w:t>
      </w:r>
      <w:proofErr w:type="spellStart"/>
      <w:r w:rsidR="00B54DDD" w:rsidRPr="001E61A8">
        <w:t>μL</w:t>
      </w:r>
      <w:proofErr w:type="spellEnd"/>
      <w:r w:rsidR="00B54DDD" w:rsidRPr="001E61A8">
        <w:t xml:space="preserve"> wash buffer were then allowed to drip through the columns. Resulting protein micro-columns were then transferred to 2 mL tubes for elution. Protein was eluted in </w:t>
      </w:r>
      <w:proofErr w:type="spellStart"/>
      <w:r w:rsidR="00B54DDD" w:rsidRPr="001E61A8">
        <w:t>2x100</w:t>
      </w:r>
      <w:proofErr w:type="spellEnd"/>
      <w:r w:rsidR="00B54DDD" w:rsidRPr="001E61A8">
        <w:t xml:space="preserve"> </w:t>
      </w:r>
      <w:proofErr w:type="spellStart"/>
      <w:r w:rsidR="00B54DDD" w:rsidRPr="001E61A8">
        <w:t>μL</w:t>
      </w:r>
      <w:proofErr w:type="spellEnd"/>
      <w:r w:rsidR="00B54DDD" w:rsidRPr="001E61A8">
        <w:t xml:space="preserve"> elution buffer (50 </w:t>
      </w:r>
      <w:proofErr w:type="spellStart"/>
      <w:r w:rsidR="00B54DDD" w:rsidRPr="001E61A8">
        <w:t>mM</w:t>
      </w:r>
      <w:proofErr w:type="spellEnd"/>
      <w:r w:rsidR="00B54DDD" w:rsidRPr="001E61A8">
        <w:t xml:space="preserve"> </w:t>
      </w:r>
      <w:proofErr w:type="spellStart"/>
      <w:r w:rsidR="00B54DDD" w:rsidRPr="001E61A8">
        <w:t>HEPES</w:t>
      </w:r>
      <w:proofErr w:type="spellEnd"/>
      <w:r w:rsidR="00B54DDD" w:rsidRPr="001E61A8">
        <w:t xml:space="preserve">, 150 </w:t>
      </w:r>
      <w:proofErr w:type="spellStart"/>
      <w:r w:rsidR="00B54DDD" w:rsidRPr="001E61A8">
        <w:t>mM</w:t>
      </w:r>
      <w:proofErr w:type="spellEnd"/>
      <w:r w:rsidR="00B54DDD" w:rsidRPr="001E61A8">
        <w:t xml:space="preserve"> sodium chloride, and 25 </w:t>
      </w:r>
      <w:proofErr w:type="spellStart"/>
      <w:r w:rsidR="00B54DDD" w:rsidRPr="001E61A8">
        <w:t>mM</w:t>
      </w:r>
      <w:proofErr w:type="spellEnd"/>
      <w:r w:rsidR="00B54DDD" w:rsidRPr="001E61A8">
        <w:t xml:space="preserve"> </w:t>
      </w:r>
      <w:proofErr w:type="spellStart"/>
      <w:r w:rsidR="00B54DDD" w:rsidRPr="001E61A8">
        <w:t>EDTA</w:t>
      </w:r>
      <w:proofErr w:type="spellEnd"/>
      <w:r w:rsidR="00B54DDD" w:rsidRPr="001E61A8">
        <w:t xml:space="preserve">,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 xml:space="preserve">absorbance at 260 and 280 nm and </w:t>
      </w:r>
      <w:proofErr w:type="spellStart"/>
      <w:r w:rsidRPr="001E61A8">
        <w:t>SDS</w:t>
      </w:r>
      <w:proofErr w:type="spellEnd"/>
      <w:r w:rsidRPr="001E61A8">
        <w:t>-PAGE.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w:t>
      </w:r>
      <w:proofErr w:type="spellStart"/>
      <w:r w:rsidR="00C51F3A">
        <w:t>mM.</w:t>
      </w:r>
      <w:proofErr w:type="spellEnd"/>
      <w:r w:rsidR="00C51F3A">
        <w:t xml:space="preserve"> </w:t>
      </w:r>
      <w:r w:rsidR="00B54DDD" w:rsidRPr="001E61A8">
        <w:t xml:space="preserve">Diluted protein solution was dispensed in 25 </w:t>
      </w:r>
      <w:proofErr w:type="spellStart"/>
      <w:r w:rsidR="00B54DDD" w:rsidRPr="001E61A8">
        <w:t>μL</w:t>
      </w:r>
      <w:proofErr w:type="spellEnd"/>
      <w:r w:rsidR="00B54DDD" w:rsidRPr="001E61A8">
        <w:t xml:space="preserve">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w:t>
      </w:r>
      <w:proofErr w:type="spellStart"/>
      <w:r w:rsidR="00627933">
        <w:t>uL</w:t>
      </w:r>
      <w:proofErr w:type="spellEnd"/>
      <w:r w:rsidR="00627933">
        <w:t xml:space="preserve"> elution buffer with 8 different concentrations of pNPG (1 per row) were prepared.  </w:t>
      </w:r>
      <w:r w:rsidR="00B54DDD" w:rsidRPr="001E61A8">
        <w:t xml:space="preserve">The assay was initiated by multi-channel pipetting 75 </w:t>
      </w:r>
      <w:proofErr w:type="spellStart"/>
      <w:r w:rsidR="00B54DDD" w:rsidRPr="001E61A8">
        <w:t>μL</w:t>
      </w:r>
      <w:proofErr w:type="spellEnd"/>
      <w:r w:rsidR="00B54DDD" w:rsidRPr="001E61A8">
        <w:t xml:space="preserve">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 xml:space="preserve">A regularized linear regression model, Elastic Net (EN), was chosen to fit the dataset of the kinetic constants, each constant fitted </w:t>
      </w:r>
      <w:proofErr w:type="spellStart"/>
      <w:r w:rsidRPr="001E61A8">
        <w:t>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proofErr w:type="spellEnd"/>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7.35pt" o:ole="">
            <v:imagedata r:id="rId25" o:title=""/>
          </v:shape>
          <o:OLEObject Type="Embed" ProgID="Equation.3" ShapeID="_x0000_i1025" DrawAspect="Content" ObjectID="_1383726450" r:id="rId26"/>
        </w:object>
      </w:r>
      <w:r w:rsidRPr="001E61A8">
        <w:t xml:space="preserve">  and </w:t>
      </w:r>
      <w:r w:rsidRPr="001E61A8">
        <w:object w:dxaOrig="220" w:dyaOrig="340" w14:anchorId="11D5F4F1">
          <v:shape id="_x0000_i1026" type="#_x0000_t75" style="width:11.35pt;height:17.35pt" o:ole="">
            <v:imagedata r:id="rId27" o:title=""/>
          </v:shape>
          <o:OLEObject Type="Embed" ProgID="Equation.3" ShapeID="_x0000_i1026" DrawAspect="Content" ObjectID="_1383726451" r:id="rId28"/>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35pt;height:35.35pt" o:ole="">
            <v:imagedata r:id="rId29" o:title=""/>
          </v:shape>
          <o:OLEObject Type="Embed" ProgID="Equation.3" ShapeID="_x0000_i1027" DrawAspect="Content" ObjectID="_1383726452" r:id="rId30"/>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35pt;height:18pt" o:ole="">
            <v:imagedata r:id="rId31" o:title=""/>
          </v:shape>
          <o:OLEObject Type="Embed" ProgID="Equation.3" ShapeID="_x0000_i1028" DrawAspect="Content" ObjectID="_1383726453" r:id="rId32"/>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3" o:title=""/>
          </v:shape>
          <o:OLEObject Type="Embed" ProgID="Equation.3" ShapeID="_x0000_i1029" DrawAspect="Content" ObjectID="_1383726454" r:id="rId34"/>
        </w:object>
      </w:r>
      <w:r w:rsidRPr="001E61A8">
        <w:t xml:space="preserve">: the weight of structural feature </w:t>
      </w:r>
      <w:proofErr w:type="spellStart"/>
      <w:r w:rsidRPr="001E61A8">
        <w:t>i</w:t>
      </w:r>
      <w:proofErr w:type="spellEnd"/>
      <w:r w:rsidRPr="001E61A8">
        <w:t xml:space="preserve">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35pt;height:18pt" o:ole="">
            <v:imagedata r:id="rId35" o:title=""/>
          </v:shape>
          <o:OLEObject Type="Embed" ProgID="Equation.3" ShapeID="_x0000_i1030" DrawAspect="Content" ObjectID="_1383726455" r:id="rId36"/>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7" o:title=""/>
          </v:shape>
          <o:OLEObject Type="Embed" ProgID="Equation.3" ShapeID="_x0000_i1031" DrawAspect="Content" ObjectID="_1383726456" r:id="rId38"/>
        </w:object>
      </w:r>
      <w:r w:rsidRPr="001E61A8">
        <w:t>: structural features generated by the BglB model (the independent variables);</w:t>
      </w:r>
    </w:p>
    <w:p w14:paraId="522BB538" w14:textId="77777777" w:rsidR="00035DFE" w:rsidRDefault="00035DFE">
      <w:pPr>
        <w:spacing w:line="480" w:lineRule="auto"/>
      </w:pPr>
      <w:r w:rsidRPr="001E61A8">
        <w:object w:dxaOrig="260" w:dyaOrig="340" w14:anchorId="36D63E6F">
          <v:shape id="_x0000_i1032" type="#_x0000_t75" style="width:13.35pt;height:17.35pt" o:ole="">
            <v:imagedata r:id="rId39" o:title=""/>
          </v:shape>
          <o:OLEObject Type="Embed" ProgID="Equation.3" ShapeID="_x0000_i1032" DrawAspect="Content" ObjectID="_1383726457" r:id="rId40"/>
        </w:object>
      </w:r>
      <w:r w:rsidRPr="001E61A8">
        <w:t>,</w:t>
      </w:r>
      <w:r w:rsidRPr="001E61A8">
        <w:object w:dxaOrig="279" w:dyaOrig="340" w14:anchorId="542608AE">
          <v:shape id="_x0000_i1033" type="#_x0000_t75" style="width:14pt;height:17.35pt" o:ole="">
            <v:imagedata r:id="rId41" o:title=""/>
          </v:shape>
          <o:OLEObject Type="Embed" ProgID="Equation.3" ShapeID="_x0000_i1033" DrawAspect="Content" ObjectID="_1383726458" r:id="rId42"/>
        </w:object>
      </w:r>
      <w:r w:rsidRPr="001E61A8">
        <w:t>: parameters tuning the constraints on the weights.</w:t>
      </w:r>
    </w:p>
    <w:p w14:paraId="44E2105A" w14:textId="77777777" w:rsidR="007B199A" w:rsidRPr="001E61A8" w:rsidRDefault="007B199A">
      <w:pPr>
        <w:spacing w:line="480" w:lineRule="auto"/>
      </w:pP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35pt;height:17.35pt" o:ole="">
            <v:imagedata r:id="rId43" o:title=""/>
          </v:shape>
          <o:OLEObject Type="Embed" ProgID="Equation.3" ShapeID="_x0000_i1034" DrawAspect="Content" ObjectID="_1383726459" r:id="rId44"/>
        </w:object>
      </w:r>
      <w:r w:rsidR="00035DFE" w:rsidRPr="001E61A8">
        <w:t xml:space="preserve">, </w:t>
      </w:r>
      <w:r w:rsidR="00035DFE" w:rsidRPr="001E61A8">
        <w:object w:dxaOrig="279" w:dyaOrig="340" w14:anchorId="60893E56">
          <v:shape id="_x0000_i1035" type="#_x0000_t75" style="width:14pt;height:17.35pt" o:ole="">
            <v:imagedata r:id="rId45" o:title=""/>
          </v:shape>
          <o:OLEObject Type="Embed" ProgID="Equation.3" ShapeID="_x0000_i1035" DrawAspect="Content" ObjectID="_1383726460" r:id="rId46"/>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35pt;height:17.35pt" o:ole="">
            <v:imagedata r:id="rId47" o:title=""/>
          </v:shape>
          <o:OLEObject Type="Embed" ProgID="Equation.3" ShapeID="_x0000_i1036" DrawAspect="Content" ObjectID="_1383726461" r:id="rId48"/>
        </w:object>
      </w:r>
      <w:r w:rsidR="00035DFE" w:rsidRPr="001E61A8">
        <w:t>and</w:t>
      </w:r>
      <w:r w:rsidR="00035DFE" w:rsidRPr="001E61A8">
        <w:object w:dxaOrig="279" w:dyaOrig="340" w14:anchorId="29242A17">
          <v:shape id="_x0000_i1037" type="#_x0000_t75" style="width:14pt;height:17.35pt" o:ole="">
            <v:imagedata r:id="rId49" o:title=""/>
          </v:shape>
          <o:OLEObject Type="Embed" ProgID="Equation.3" ShapeID="_x0000_i1037" DrawAspect="Content" ObjectID="_1383726462" r:id="rId50"/>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proofErr w:type="spellStart"/>
      <w:r w:rsidR="00035DFE" w:rsidRPr="001E61A8">
        <w:rPr>
          <w:i/>
        </w:rPr>
        <w:t>k</w:t>
      </w:r>
      <w:r w:rsidR="00035DFE" w:rsidRPr="001E61A8">
        <w:rPr>
          <w:vertAlign w:val="subscript"/>
        </w:rPr>
        <w:t>cat</w:t>
      </w:r>
      <w:proofErr w:type="spellEnd"/>
      <w:r w:rsidR="00035DFE" w:rsidRPr="001E61A8">
        <w:t>/K</w:t>
      </w:r>
      <w:r w:rsidR="00035DFE" w:rsidRPr="001E61A8">
        <w:rPr>
          <w:vertAlign w:val="subscript"/>
        </w:rPr>
        <w:t>M</w:t>
      </w:r>
      <w:r w:rsidR="00035DFE" w:rsidRPr="001E61A8">
        <w:t xml:space="preserve">,  </w:t>
      </w:r>
      <w:proofErr w:type="spellStart"/>
      <w:r w:rsidR="00035DFE" w:rsidRPr="001E61A8">
        <w:rPr>
          <w:i/>
        </w:rPr>
        <w:t>k</w:t>
      </w:r>
      <w:r w:rsidR="00035DFE" w:rsidRPr="001E61A8">
        <w:rPr>
          <w:vertAlign w:val="subscript"/>
        </w:rPr>
        <w:t>cat</w:t>
      </w:r>
      <w:proofErr w:type="spellEnd"/>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proofErr w:type="spellStart"/>
      <w:r w:rsidR="00035DFE" w:rsidRPr="001E61A8">
        <w:rPr>
          <w:i/>
        </w:rPr>
        <w:t>k</w:t>
      </w:r>
      <w:r w:rsidR="00035DFE" w:rsidRPr="001E61A8">
        <w:rPr>
          <w:vertAlign w:val="subscript"/>
        </w:rPr>
        <w:t>cat</w:t>
      </w:r>
      <w:proofErr w:type="spellEnd"/>
      <w:r w:rsidR="00035DFE" w:rsidRPr="001E61A8">
        <w:t>/K</w:t>
      </w:r>
      <w:r w:rsidR="00035DFE" w:rsidRPr="001E61A8">
        <w:rPr>
          <w:vertAlign w:val="subscript"/>
        </w:rPr>
        <w:t>M</w:t>
      </w:r>
      <w:r w:rsidR="00035DFE" w:rsidRPr="001E61A8">
        <w:t xml:space="preserve">, 8 for </w:t>
      </w:r>
      <w:proofErr w:type="spellStart"/>
      <w:r w:rsidR="00035DFE" w:rsidRPr="001E61A8">
        <w:rPr>
          <w:i/>
        </w:rPr>
        <w:t>k</w:t>
      </w:r>
      <w:r w:rsidR="00035DFE" w:rsidRPr="001E61A8">
        <w:rPr>
          <w:vertAlign w:val="subscript"/>
        </w:rPr>
        <w:t>cat</w:t>
      </w:r>
      <w:proofErr w:type="spellEnd"/>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072C16F8" w14:textId="77777777" w:rsidR="00A125D7" w:rsidRDefault="00035DFE">
      <w:pPr>
        <w:spacing w:line="480" w:lineRule="auto"/>
        <w:rPr>
          <w:ins w:id="47" w:author="Alex" w:date="2015-11-24T11:37:00Z"/>
        </w:rPr>
      </w:pPr>
      <w:r w:rsidRPr="001E61A8">
        <w:t>Stratified 10-fold cross validation was implemented to</w:t>
      </w:r>
      <w:r w:rsidR="00BB21A4" w:rsidRPr="001E61A8">
        <w:t xml:space="preserve"> validate the EN </w:t>
      </w:r>
      <w:proofErr w:type="spellStart"/>
      <w:r w:rsidR="00BB21A4" w:rsidRPr="001E61A8">
        <w:t>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proofErr w:type="spellEnd"/>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w:t>
      </w:r>
      <w:proofErr w:type="spellStart"/>
      <w:r w:rsidRPr="001E61A8">
        <w:t>datapoints</w:t>
      </w:r>
      <w:proofErr w:type="spellEnd"/>
      <w:r w:rsidRPr="001E61A8">
        <w:t xml:space="preserve"> were randomly marked with an index using integers from 1 to 10 without duplication. Finally, all the </w:t>
      </w:r>
      <w:proofErr w:type="spellStart"/>
      <w:r w:rsidRPr="001E61A8">
        <w:t>datapoints</w:t>
      </w:r>
      <w:proofErr w:type="spellEnd"/>
      <w:r w:rsidRPr="001E61A8">
        <w:t xml:space="preserve"> with the same index were grouped together, resulting in ten folds. Since the </w:t>
      </w:r>
      <w:proofErr w:type="spellStart"/>
      <w:r w:rsidRPr="001E61A8">
        <w:t>datapoints</w:t>
      </w:r>
      <w:proofErr w:type="spellEnd"/>
      <w:r w:rsidRPr="001E61A8">
        <w:t xml:space="preserve">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w:t>
      </w:r>
    </w:p>
    <w:p w14:paraId="470E9B37" w14:textId="463AC382" w:rsidR="00A125D7" w:rsidRDefault="00A125D7" w:rsidP="00A125D7">
      <w:pPr>
        <w:spacing w:line="480" w:lineRule="auto"/>
        <w:rPr>
          <w:ins w:id="48" w:author="Alex" w:date="2015-11-24T11:38:00Z"/>
        </w:rPr>
      </w:pPr>
      <w:ins w:id="49" w:author="Alex" w:date="2015-11-24T11:37:00Z">
        <w:r>
          <w:tab/>
        </w:r>
      </w:ins>
      <w:del w:id="50" w:author="Alex" w:date="2015-11-24T11:38:00Z">
        <w:r w:rsidR="00035DFE" w:rsidRPr="001E61A8" w:rsidDel="00A125D7">
          <w:delText xml:space="preserve"> </w:delText>
        </w:r>
      </w:del>
      <w:ins w:id="51" w:author="Alex" w:date="2015-11-24T11:38:00Z">
        <w:r>
          <w:t xml:space="preserve">Each bootstrap set is constructed by uniformly sampling from the original database, with a coverage of 87%, which is calculated </w:t>
        </w:r>
      </w:ins>
      <w:ins w:id="52" w:author="Alex" w:date="2015-11-24T11:39:00Z">
        <w:r>
          <w:t xml:space="preserve">as </w:t>
        </w:r>
        <m:oMath>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1-1/n)</m:t>
              </m:r>
            </m:e>
            <m:sup>
              <m:r>
                <w:rPr>
                  <w:rFonts w:ascii="Cambria Math" w:hAnsi="Cambria Math" w:cs="Times New Roman"/>
                </w:rPr>
                <m:t>2n</m:t>
              </m:r>
            </m:sup>
          </m:sSup>
        </m:oMath>
      </w:ins>
      <w:ins w:id="53" w:author="Alex" w:date="2015-11-24T11:38:00Z">
        <w:r>
          <w:t>.  The following figure</w:t>
        </w:r>
        <w:r>
          <w:t xml:space="preserve"> show</w:t>
        </w:r>
        <w:r>
          <w:t>s</w:t>
        </w:r>
        <w:r>
          <w:t xml:space="preserve"> the prediction of the left</w:t>
        </w:r>
      </w:ins>
      <w:ins w:id="54" w:author="Alex" w:date="2015-11-24T11:39:00Z">
        <w:r>
          <w:t>-</w:t>
        </w:r>
      </w:ins>
      <w:ins w:id="55" w:author="Alex" w:date="2015-11-24T11:38:00Z">
        <w:r>
          <w:t xml:space="preserve">out subsets during bootstrapping. </w:t>
        </w:r>
      </w:ins>
    </w:p>
    <w:p w14:paraId="16657535" w14:textId="77777777" w:rsidR="00A125D7" w:rsidRDefault="00A125D7" w:rsidP="00A125D7">
      <w:pPr>
        <w:spacing w:line="480" w:lineRule="auto"/>
        <w:rPr>
          <w:ins w:id="56" w:author="Alex" w:date="2015-11-24T11:38:00Z"/>
        </w:rPr>
      </w:pPr>
      <w:ins w:id="57" w:author="Alex" w:date="2015-11-24T11:38:00Z">
        <w:r>
          <w:t xml:space="preserve"> </w:t>
        </w:r>
      </w:ins>
    </w:p>
    <w:p w14:paraId="4D4E3F21" w14:textId="77777777" w:rsidR="00A125D7" w:rsidRDefault="00A125D7" w:rsidP="00A125D7">
      <w:pPr>
        <w:spacing w:line="480" w:lineRule="auto"/>
        <w:rPr>
          <w:ins w:id="58" w:author="Alex" w:date="2015-11-24T11:38:00Z"/>
        </w:rPr>
      </w:pPr>
    </w:p>
    <w:p w14:paraId="500F6400" w14:textId="5416EF9C" w:rsidR="00035DFE" w:rsidRPr="001E61A8" w:rsidRDefault="00A125D7">
      <w:pPr>
        <w:spacing w:line="480" w:lineRule="auto"/>
      </w:pPr>
      <w:ins w:id="59" w:author="Alex" w:date="2015-11-24T11:38:00Z">
        <w:r w:rsidRPr="007A2818">
          <w:rPr>
            <w:noProof/>
          </w:rPr>
          <w:drawing>
            <wp:inline distT="0" distB="0" distL="0" distR="0" wp14:anchorId="0EF3269D" wp14:editId="622A18CF">
              <wp:extent cx="5486400" cy="1739118"/>
              <wp:effectExtent l="0" t="0" r="0" b="0"/>
              <wp:docPr id="17" name="图片 1" descr="C:\Users\wmmkx_000\Google Drive\Programming\R programming\Daniela Witten\Around data\Steve\project2\stage 2\Review\Prediciton on the left o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mkx_000\Google Drive\Programming\R programming\Daniela Witten\Around data\Steve\project2\stage 2\Review\Prediciton on the left out dat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1739118"/>
                      </a:xfrm>
                      <a:prstGeom prst="rect">
                        <a:avLst/>
                      </a:prstGeom>
                      <a:noFill/>
                      <a:ln>
                        <a:noFill/>
                      </a:ln>
                    </pic:spPr>
                  </pic:pic>
                </a:graphicData>
              </a:graphic>
            </wp:inline>
          </w:drawing>
        </w:r>
      </w:ins>
    </w:p>
    <w:p w14:paraId="78D6B2CC" w14:textId="5226D0AB" w:rsidR="00A125D7" w:rsidRPr="001E61A8" w:rsidRDefault="00A125D7" w:rsidP="00A125D7">
      <w:pPr>
        <w:spacing w:line="480" w:lineRule="auto"/>
        <w:rPr>
          <w:ins w:id="60" w:author="Alex" w:date="2015-11-24T11:40:00Z"/>
        </w:rPr>
      </w:pPr>
      <w:ins w:id="61" w:author="Alex" w:date="2015-11-24T11:40:00Z">
        <w:r>
          <w:rPr>
            <w:b/>
          </w:rPr>
          <w:t>Supplemental Figure 5</w:t>
        </w:r>
        <w:r w:rsidRPr="00127A42">
          <w:rPr>
            <w:b/>
          </w:rPr>
          <w:t>.</w:t>
        </w:r>
        <w:r>
          <w:t xml:space="preserve"> </w:t>
        </w:r>
        <w:r>
          <w:t>P</w:t>
        </w:r>
        <w:r>
          <w:t>rediction of the left-out subsets during bootstrapping</w:t>
        </w:r>
        <w:r>
          <w:t>.</w:t>
        </w:r>
        <w:r>
          <w:t xml:space="preserve"> </w:t>
        </w:r>
      </w:ins>
    </w:p>
    <w:p w14:paraId="3265B19E" w14:textId="77777777" w:rsidR="00D97857" w:rsidRDefault="00D97857">
      <w:pPr>
        <w:spacing w:line="480" w:lineRule="auto"/>
        <w:rPr>
          <w:ins w:id="62" w:author="Alex" w:date="2015-11-24T11:40:00Z"/>
        </w:rPr>
      </w:pPr>
      <w:bookmarkStart w:id="63" w:name="_GoBack"/>
      <w:bookmarkEnd w:id="63"/>
    </w:p>
    <w:p w14:paraId="5F87D3D6" w14:textId="77777777" w:rsidR="00A125D7" w:rsidRPr="001E61A8" w:rsidRDefault="00A125D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2C0338" w:rsidRDefault="002C0338" w:rsidP="006423D6">
      <w:r>
        <w:separator/>
      </w:r>
    </w:p>
  </w:endnote>
  <w:endnote w:type="continuationSeparator" w:id="0">
    <w:p w14:paraId="7EF9E3E6" w14:textId="77777777" w:rsidR="002C0338" w:rsidRDefault="002C0338"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2C0338" w:rsidRDefault="002C0338"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25D7">
      <w:rPr>
        <w:rStyle w:val="PageNumber"/>
        <w:noProof/>
      </w:rPr>
      <w:t>25</w:t>
    </w:r>
    <w:r>
      <w:rPr>
        <w:rStyle w:val="PageNumber"/>
      </w:rPr>
      <w:fldChar w:fldCharType="end"/>
    </w:r>
  </w:p>
  <w:p w14:paraId="4AF99221" w14:textId="77777777" w:rsidR="002C0338" w:rsidRDefault="002C0338"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2C0338" w:rsidRDefault="002C0338" w:rsidP="006423D6">
      <w:r>
        <w:separator/>
      </w:r>
    </w:p>
  </w:footnote>
  <w:footnote w:type="continuationSeparator" w:id="0">
    <w:p w14:paraId="00A6E60F" w14:textId="77777777" w:rsidR="002C0338" w:rsidRDefault="002C0338"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21F2"/>
    <w:rsid w:val="001E5F8E"/>
    <w:rsid w:val="001E61A8"/>
    <w:rsid w:val="001F1C66"/>
    <w:rsid w:val="00266106"/>
    <w:rsid w:val="00285BA9"/>
    <w:rsid w:val="0028663E"/>
    <w:rsid w:val="002A4034"/>
    <w:rsid w:val="002A56A8"/>
    <w:rsid w:val="002A7D4C"/>
    <w:rsid w:val="002B029C"/>
    <w:rsid w:val="002C0338"/>
    <w:rsid w:val="002D3E27"/>
    <w:rsid w:val="00351B38"/>
    <w:rsid w:val="003A68B8"/>
    <w:rsid w:val="003B02C4"/>
    <w:rsid w:val="003C5006"/>
    <w:rsid w:val="003C7DD1"/>
    <w:rsid w:val="003E41FB"/>
    <w:rsid w:val="00440092"/>
    <w:rsid w:val="004450CA"/>
    <w:rsid w:val="004553BC"/>
    <w:rsid w:val="004653DF"/>
    <w:rsid w:val="004B4476"/>
    <w:rsid w:val="004D3F1A"/>
    <w:rsid w:val="00515C7C"/>
    <w:rsid w:val="005315A6"/>
    <w:rsid w:val="00563F79"/>
    <w:rsid w:val="0056785D"/>
    <w:rsid w:val="00570380"/>
    <w:rsid w:val="0059175F"/>
    <w:rsid w:val="00591E45"/>
    <w:rsid w:val="005C615F"/>
    <w:rsid w:val="005E6F44"/>
    <w:rsid w:val="006033CD"/>
    <w:rsid w:val="00627933"/>
    <w:rsid w:val="006423D6"/>
    <w:rsid w:val="00644BE1"/>
    <w:rsid w:val="006B45AA"/>
    <w:rsid w:val="006E30BE"/>
    <w:rsid w:val="00710231"/>
    <w:rsid w:val="007372DA"/>
    <w:rsid w:val="007558FC"/>
    <w:rsid w:val="007601F4"/>
    <w:rsid w:val="00775452"/>
    <w:rsid w:val="00784E98"/>
    <w:rsid w:val="007A5C24"/>
    <w:rsid w:val="007B199A"/>
    <w:rsid w:val="00846297"/>
    <w:rsid w:val="008909F6"/>
    <w:rsid w:val="008A7840"/>
    <w:rsid w:val="008D21E1"/>
    <w:rsid w:val="008D6EF9"/>
    <w:rsid w:val="00913A25"/>
    <w:rsid w:val="00932105"/>
    <w:rsid w:val="00933AFC"/>
    <w:rsid w:val="00940D08"/>
    <w:rsid w:val="00971CCB"/>
    <w:rsid w:val="009B0A26"/>
    <w:rsid w:val="009E34CA"/>
    <w:rsid w:val="009E7D9B"/>
    <w:rsid w:val="00A125D7"/>
    <w:rsid w:val="00A24342"/>
    <w:rsid w:val="00A2521B"/>
    <w:rsid w:val="00A46696"/>
    <w:rsid w:val="00A72E67"/>
    <w:rsid w:val="00A96B41"/>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1397E"/>
    <w:rsid w:val="00F15139"/>
    <w:rsid w:val="00F410C0"/>
    <w:rsid w:val="00F731F6"/>
    <w:rsid w:val="00F76651"/>
    <w:rsid w:val="00F94382"/>
    <w:rsid w:val="00FA0857"/>
    <w:rsid w:val="00FA183D"/>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50" Type="http://schemas.openxmlformats.org/officeDocument/2006/relationships/oleObject" Target="embeddings/Microsoft_Equation13.bin"/><Relationship Id="rId51" Type="http://schemas.openxmlformats.org/officeDocument/2006/relationships/image" Target="media/image32.png"/><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oleObject" Target="embeddings/Microsoft_Equation8.bin"/><Relationship Id="rId41" Type="http://schemas.openxmlformats.org/officeDocument/2006/relationships/image" Target="media/image27.wmf"/><Relationship Id="rId42" Type="http://schemas.openxmlformats.org/officeDocument/2006/relationships/oleObject" Target="embeddings/Microsoft_Equation9.bin"/><Relationship Id="rId43" Type="http://schemas.openxmlformats.org/officeDocument/2006/relationships/image" Target="media/image28.wmf"/><Relationship Id="rId44" Type="http://schemas.openxmlformats.org/officeDocument/2006/relationships/oleObject" Target="embeddings/Microsoft_Equation10.bin"/><Relationship Id="rId45" Type="http://schemas.openxmlformats.org/officeDocument/2006/relationships/image" Target="media/image29.wmf"/><Relationship Id="rId46" Type="http://schemas.openxmlformats.org/officeDocument/2006/relationships/oleObject" Target="embeddings/Microsoft_Equation11.bin"/><Relationship Id="rId47" Type="http://schemas.openxmlformats.org/officeDocument/2006/relationships/image" Target="media/image30.wmf"/><Relationship Id="rId48" Type="http://schemas.openxmlformats.org/officeDocument/2006/relationships/oleObject" Target="embeddings/Microsoft_Equation12.bin"/><Relationship Id="rId49" Type="http://schemas.openxmlformats.org/officeDocument/2006/relationships/image" Target="media/image31.w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30" Type="http://schemas.openxmlformats.org/officeDocument/2006/relationships/oleObject" Target="embeddings/Microsoft_Equation3.bin"/><Relationship Id="rId31" Type="http://schemas.openxmlformats.org/officeDocument/2006/relationships/image" Target="media/image22.wmf"/><Relationship Id="rId32" Type="http://schemas.openxmlformats.org/officeDocument/2006/relationships/oleObject" Target="embeddings/Microsoft_Equation4.bin"/><Relationship Id="rId33" Type="http://schemas.openxmlformats.org/officeDocument/2006/relationships/image" Target="media/image23.wmf"/><Relationship Id="rId34" Type="http://schemas.openxmlformats.org/officeDocument/2006/relationships/oleObject" Target="embeddings/Microsoft_Equation5.bin"/><Relationship Id="rId35" Type="http://schemas.openxmlformats.org/officeDocument/2006/relationships/image" Target="media/image24.wmf"/><Relationship Id="rId36" Type="http://schemas.openxmlformats.org/officeDocument/2006/relationships/oleObject" Target="embeddings/Microsoft_Equation6.bin"/><Relationship Id="rId37" Type="http://schemas.openxmlformats.org/officeDocument/2006/relationships/image" Target="media/image25.wmf"/><Relationship Id="rId38" Type="http://schemas.openxmlformats.org/officeDocument/2006/relationships/oleObject" Target="embeddings/Microsoft_Equation7.bin"/><Relationship Id="rId39" Type="http://schemas.openxmlformats.org/officeDocument/2006/relationships/image" Target="media/image26.wmf"/><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wmf"/><Relationship Id="rId26" Type="http://schemas.openxmlformats.org/officeDocument/2006/relationships/oleObject" Target="embeddings/Microsoft_Equation1.bin"/><Relationship Id="rId27" Type="http://schemas.openxmlformats.org/officeDocument/2006/relationships/image" Target="media/image20.wmf"/><Relationship Id="rId28" Type="http://schemas.openxmlformats.org/officeDocument/2006/relationships/oleObject" Target="embeddings/Microsoft_Equation2.bin"/><Relationship Id="rId29" Type="http://schemas.openxmlformats.org/officeDocument/2006/relationships/image" Target="media/image21.wmf"/><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26</Pages>
  <Words>3911</Words>
  <Characters>22297</Characters>
  <Application>Microsoft Macintosh Word</Application>
  <DocSecurity>0</DocSecurity>
  <Lines>185</Lines>
  <Paragraphs>52</Paragraphs>
  <ScaleCrop>false</ScaleCrop>
  <Company/>
  <LinksUpToDate>false</LinksUpToDate>
  <CharactersWithSpaces>26156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118</cp:revision>
  <cp:lastPrinted>2015-05-13T19:24:00Z</cp:lastPrinted>
  <dcterms:created xsi:type="dcterms:W3CDTF">2015-05-11T22:42:00Z</dcterms:created>
  <dcterms:modified xsi:type="dcterms:W3CDTF">2015-11-24T19:40:00Z</dcterms:modified>
</cp:coreProperties>
</file>